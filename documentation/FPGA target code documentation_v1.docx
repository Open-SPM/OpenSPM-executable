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D17FF" w14:textId="1437B9E1" w:rsidR="00B3611B" w:rsidRDefault="006D0409" w:rsidP="00754736">
      <w:pPr>
        <w:pStyle w:val="Heading1"/>
        <w:jc w:val="both"/>
      </w:pPr>
      <w:bookmarkStart w:id="1" w:name="_Toc87963171"/>
      <w:r>
        <w:t>Populate memory items for feedback from host</w:t>
      </w:r>
      <w:bookmarkEnd w:id="1"/>
    </w:p>
    <w:p w14:paraId="087124FC" w14:textId="1DE177F0" w:rsidR="006D0409" w:rsidRPr="006D0409" w:rsidRDefault="006D0409" w:rsidP="00754736">
      <w:pPr>
        <w:jc w:val="both"/>
        <w:rPr>
          <w:color w:val="FF0000"/>
        </w:rPr>
      </w:pPr>
      <w:r>
        <w:t xml:space="preserve">Memory and register filling for Boolean flags, triggers or coefficients for some operation is handled here. Controllers from host are transferred and stored into memory blocks. </w:t>
      </w:r>
    </w:p>
    <w:p w14:paraId="37B15BC6" w14:textId="77777777" w:rsidR="007C4C94" w:rsidRDefault="005F707D" w:rsidP="007C4C94">
      <w:pPr>
        <w:keepNext/>
        <w:jc w:val="both"/>
      </w:pPr>
      <w:r w:rsidRPr="005F707D">
        <w:rPr>
          <w:noProof/>
        </w:rPr>
        <w:drawing>
          <wp:inline distT="0" distB="0" distL="0" distR="0" wp14:anchorId="15A04686" wp14:editId="395088A2">
            <wp:extent cx="5943600" cy="1578276"/>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78276"/>
                    </a:xfrm>
                    <a:prstGeom prst="rect">
                      <a:avLst/>
                    </a:prstGeom>
                    <a:noFill/>
                    <a:ln>
                      <a:noFill/>
                    </a:ln>
                  </pic:spPr>
                </pic:pic>
              </a:graphicData>
            </a:graphic>
          </wp:inline>
        </w:drawing>
      </w:r>
    </w:p>
    <w:p w14:paraId="647948CB" w14:textId="44B877CB" w:rsidR="006D0409" w:rsidRDefault="007C4C94" w:rsidP="007C4C94">
      <w:pPr>
        <w:pStyle w:val="Caption"/>
        <w:jc w:val="both"/>
      </w:pPr>
      <w:r>
        <w:t xml:space="preserve">Figure </w:t>
      </w:r>
      <w:r w:rsidR="008A3512">
        <w:fldChar w:fldCharType="begin"/>
      </w:r>
      <w:r w:rsidR="008A3512">
        <w:instrText xml:space="preserve"> SEQ Figure \* ARABIC </w:instrText>
      </w:r>
      <w:r w:rsidR="008A3512">
        <w:fldChar w:fldCharType="separate"/>
      </w:r>
      <w:r w:rsidR="005A2A33">
        <w:rPr>
          <w:noProof/>
        </w:rPr>
        <w:t>1</w:t>
      </w:r>
      <w:r w:rsidR="008A3512">
        <w:rPr>
          <w:noProof/>
        </w:rPr>
        <w:fldChar w:fldCharType="end"/>
      </w:r>
      <w:r w:rsidRPr="007C4C94">
        <w:t xml:space="preserve"> Populate memory items for feedback from host</w:t>
      </w:r>
    </w:p>
    <w:p w14:paraId="50BACB85" w14:textId="6BC5D5B0" w:rsidR="00754736" w:rsidRDefault="00754736" w:rsidP="00754736">
      <w:pPr>
        <w:pStyle w:val="Heading1"/>
        <w:jc w:val="both"/>
      </w:pPr>
      <w:bookmarkStart w:id="2" w:name="_Toc87963172"/>
      <w:bookmarkStart w:id="3" w:name="_Hlk87874308"/>
      <w:r>
        <w:t>AIO settings</w:t>
      </w:r>
      <w:bookmarkEnd w:id="2"/>
    </w:p>
    <w:bookmarkEnd w:id="3"/>
    <w:p w14:paraId="10CE45F8" w14:textId="1412B1B3" w:rsidR="00754736" w:rsidRPr="00754736" w:rsidRDefault="00754736" w:rsidP="00754736">
      <w:pPr>
        <w:jc w:val="both"/>
      </w:pPr>
      <w:r>
        <w:t>Purpose of this loop is to fill</w:t>
      </w:r>
      <w:r w:rsidRPr="00754736">
        <w:t xml:space="preserve"> registers to assign input output </w:t>
      </w:r>
      <w:r w:rsidR="005F707D">
        <w:t>inversion/noninversion</w:t>
      </w:r>
      <w:r w:rsidRPr="00754736">
        <w:t xml:space="preserve">, </w:t>
      </w:r>
      <w:r w:rsidR="005F707D">
        <w:t xml:space="preserve">piezo/photothermal mode ORT, excitation enable/disable, </w:t>
      </w:r>
      <w:r w:rsidRPr="00754736">
        <w:t>fast i</w:t>
      </w:r>
      <w:r w:rsidR="007B7955">
        <w:t>o</w:t>
      </w:r>
      <w:r w:rsidRPr="00754736">
        <w:t xml:space="preserve"> enable/disable, </w:t>
      </w:r>
      <w:r w:rsidR="007B7955">
        <w:t xml:space="preserve">fast io clock dividers, </w:t>
      </w:r>
      <w:r w:rsidRPr="00754736">
        <w:t>height limits for Z signal and set AI voltage range</w:t>
      </w:r>
      <w:r w:rsidR="007C2FF9">
        <w:t>.</w:t>
      </w:r>
    </w:p>
    <w:p w14:paraId="26438362" w14:textId="77777777" w:rsidR="007C4C94" w:rsidRDefault="00905B9F" w:rsidP="007C4C94">
      <w:pPr>
        <w:keepNext/>
        <w:jc w:val="both"/>
      </w:pPr>
      <w:r w:rsidRPr="00905B9F">
        <w:rPr>
          <w:noProof/>
        </w:rPr>
        <w:drawing>
          <wp:inline distT="0" distB="0" distL="0" distR="0" wp14:anchorId="7B6AAFB9" wp14:editId="76930E8A">
            <wp:extent cx="5943600" cy="149193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491933"/>
                    </a:xfrm>
                    <a:prstGeom prst="rect">
                      <a:avLst/>
                    </a:prstGeom>
                    <a:noFill/>
                    <a:ln>
                      <a:noFill/>
                    </a:ln>
                  </pic:spPr>
                </pic:pic>
              </a:graphicData>
            </a:graphic>
          </wp:inline>
        </w:drawing>
      </w:r>
    </w:p>
    <w:p w14:paraId="1FA3A498" w14:textId="4BDE9E20" w:rsidR="00754736" w:rsidRDefault="007C4C94" w:rsidP="007C4C94">
      <w:pPr>
        <w:pStyle w:val="Caption"/>
        <w:jc w:val="both"/>
      </w:pPr>
      <w:r>
        <w:t xml:space="preserve">Figure </w:t>
      </w:r>
      <w:r w:rsidR="008A3512">
        <w:fldChar w:fldCharType="begin"/>
      </w:r>
      <w:r w:rsidR="008A3512">
        <w:instrText xml:space="preserve"> SEQ Figure \* ARABIC </w:instrText>
      </w:r>
      <w:r w:rsidR="008A3512">
        <w:fldChar w:fldCharType="separate"/>
      </w:r>
      <w:r w:rsidR="005A2A33">
        <w:rPr>
          <w:noProof/>
        </w:rPr>
        <w:t>2</w:t>
      </w:r>
      <w:r w:rsidR="008A3512">
        <w:rPr>
          <w:noProof/>
        </w:rPr>
        <w:fldChar w:fldCharType="end"/>
      </w:r>
      <w:r>
        <w:t xml:space="preserve"> </w:t>
      </w:r>
      <w:r w:rsidRPr="00722B0D">
        <w:t>AIO settings</w:t>
      </w:r>
    </w:p>
    <w:p w14:paraId="3BD4CE10" w14:textId="17F774AB" w:rsidR="00754736" w:rsidRDefault="00754736" w:rsidP="00754736">
      <w:pPr>
        <w:pStyle w:val="Heading1"/>
        <w:jc w:val="both"/>
      </w:pPr>
      <w:bookmarkStart w:id="4" w:name="_Toc87963173"/>
      <w:r>
        <w:t>Analog inputs acquisition</w:t>
      </w:r>
      <w:bookmarkEnd w:id="4"/>
    </w:p>
    <w:p w14:paraId="1DC07670" w14:textId="6C80E190" w:rsidR="00754736" w:rsidRDefault="00754736" w:rsidP="00754736">
      <w:pPr>
        <w:jc w:val="both"/>
        <w:rPr>
          <w:color w:val="FF0000"/>
        </w:rPr>
      </w:pPr>
      <w:r w:rsidRPr="00754736">
        <w:t xml:space="preserve">This loop samples all the analog input channels, writes to an array and pass it to a FIFA </w:t>
      </w:r>
      <w:r w:rsidRPr="008139DD">
        <w:t>(</w:t>
      </w:r>
      <w:proofErr w:type="spellStart"/>
      <w:r w:rsidRPr="00AC3F55">
        <w:rPr>
          <w:i/>
        </w:rPr>
        <w:t>aio.</w:t>
      </w:r>
      <w:proofErr w:type="gramStart"/>
      <w:r w:rsidRPr="00AC3F55">
        <w:rPr>
          <w:i/>
        </w:rPr>
        <w:t>t.input</w:t>
      </w:r>
      <w:proofErr w:type="spellEnd"/>
      <w:proofErr w:type="gramEnd"/>
      <w:r w:rsidRPr="00754736">
        <w:t xml:space="preserve">). </w:t>
      </w:r>
      <w:r>
        <w:t xml:space="preserve">Note that analog input sampling rate of NI USB 7856R is 1MSPS. </w:t>
      </w:r>
    </w:p>
    <w:p w14:paraId="27FBDFCF" w14:textId="77777777" w:rsidR="007C4C94" w:rsidRDefault="00754736" w:rsidP="007C4C94">
      <w:pPr>
        <w:keepNext/>
        <w:jc w:val="both"/>
      </w:pPr>
      <w:r w:rsidRPr="00754736">
        <w:rPr>
          <w:noProof/>
        </w:rPr>
        <w:lastRenderedPageBreak/>
        <w:drawing>
          <wp:inline distT="0" distB="0" distL="0" distR="0" wp14:anchorId="67F7AA41" wp14:editId="34844979">
            <wp:extent cx="4080933" cy="2496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3939" cy="2498009"/>
                    </a:xfrm>
                    <a:prstGeom prst="rect">
                      <a:avLst/>
                    </a:prstGeom>
                    <a:noFill/>
                    <a:ln>
                      <a:noFill/>
                    </a:ln>
                  </pic:spPr>
                </pic:pic>
              </a:graphicData>
            </a:graphic>
          </wp:inline>
        </w:drawing>
      </w:r>
    </w:p>
    <w:p w14:paraId="4C28C2AD" w14:textId="3EA0F360" w:rsidR="00754736" w:rsidRDefault="007C4C94" w:rsidP="007C4C94">
      <w:pPr>
        <w:pStyle w:val="Caption"/>
        <w:jc w:val="both"/>
        <w:rPr>
          <w:color w:val="FF0000"/>
        </w:rPr>
      </w:pPr>
      <w:r>
        <w:t xml:space="preserve">Figure </w:t>
      </w:r>
      <w:r w:rsidR="008A3512">
        <w:fldChar w:fldCharType="begin"/>
      </w:r>
      <w:r w:rsidR="008A3512">
        <w:instrText xml:space="preserve"> SEQ Figure \* ARABIC </w:instrText>
      </w:r>
      <w:r w:rsidR="008A3512">
        <w:fldChar w:fldCharType="separate"/>
      </w:r>
      <w:r w:rsidR="005A2A33">
        <w:rPr>
          <w:noProof/>
        </w:rPr>
        <w:t>3</w:t>
      </w:r>
      <w:r w:rsidR="008A3512">
        <w:rPr>
          <w:noProof/>
        </w:rPr>
        <w:fldChar w:fldCharType="end"/>
      </w:r>
      <w:r>
        <w:t xml:space="preserve"> </w:t>
      </w:r>
      <w:r w:rsidRPr="00845681">
        <w:t>Analog inputs acquisition</w:t>
      </w:r>
    </w:p>
    <w:p w14:paraId="1908E3F4" w14:textId="2F26EBB6" w:rsidR="00754736" w:rsidRDefault="00754736" w:rsidP="00754736">
      <w:pPr>
        <w:pStyle w:val="Heading1"/>
        <w:jc w:val="both"/>
      </w:pPr>
      <w:bookmarkStart w:id="5" w:name="_Toc87963174"/>
      <w:r>
        <w:t>Analog inputs sorting</w:t>
      </w:r>
      <w:bookmarkEnd w:id="5"/>
    </w:p>
    <w:p w14:paraId="797A2F3A" w14:textId="53AA31FF" w:rsidR="00754736" w:rsidRPr="00754736" w:rsidRDefault="00754736" w:rsidP="00754736">
      <w:pPr>
        <w:jc w:val="both"/>
      </w:pPr>
      <w:r w:rsidRPr="00754736">
        <w:t xml:space="preserve">This loop divides the analog inputs that are transferred via </w:t>
      </w:r>
      <w:proofErr w:type="spellStart"/>
      <w:r w:rsidRPr="00AC3F55">
        <w:rPr>
          <w:i/>
        </w:rPr>
        <w:t>aio.</w:t>
      </w:r>
      <w:proofErr w:type="gramStart"/>
      <w:r w:rsidRPr="00AC3F55">
        <w:rPr>
          <w:i/>
        </w:rPr>
        <w:t>t.input</w:t>
      </w:r>
      <w:proofErr w:type="spellEnd"/>
      <w:proofErr w:type="gramEnd"/>
      <w:r w:rsidRPr="00754736">
        <w:t xml:space="preserve"> into other FIFOs. It is a single cycled timed loop but note that output valid of </w:t>
      </w:r>
      <w:proofErr w:type="spellStart"/>
      <w:r w:rsidRPr="00AC3F55">
        <w:rPr>
          <w:i/>
        </w:rPr>
        <w:t>aio.</w:t>
      </w:r>
      <w:proofErr w:type="gramStart"/>
      <w:r w:rsidRPr="00AC3F55">
        <w:rPr>
          <w:i/>
        </w:rPr>
        <w:t>t.input</w:t>
      </w:r>
      <w:proofErr w:type="spellEnd"/>
      <w:proofErr w:type="gramEnd"/>
      <w:r w:rsidRPr="00754736">
        <w:t xml:space="preserve"> triggers the </w:t>
      </w:r>
      <w:r w:rsidR="00101CD3">
        <w:t xml:space="preserve">next </w:t>
      </w:r>
      <w:r w:rsidRPr="00754736">
        <w:t>actions</w:t>
      </w:r>
      <w:r w:rsidR="00802A06">
        <w:t xml:space="preserve"> at 1MHz rate</w:t>
      </w:r>
      <w:r w:rsidRPr="00754736">
        <w:t xml:space="preserve">. </w:t>
      </w:r>
    </w:p>
    <w:p w14:paraId="5F72B00A" w14:textId="320EA49F" w:rsidR="00754736" w:rsidRPr="00754736" w:rsidRDefault="00754736" w:rsidP="00802A06">
      <w:pPr>
        <w:pStyle w:val="ListParagraph"/>
        <w:numPr>
          <w:ilvl w:val="0"/>
          <w:numId w:val="1"/>
        </w:numPr>
        <w:jc w:val="both"/>
      </w:pPr>
      <w:r w:rsidRPr="00754736">
        <w:t xml:space="preserve">AI0 and AI1 </w:t>
      </w:r>
      <w:r w:rsidR="00802A06">
        <w:t>are inputs</w:t>
      </w:r>
      <w:r w:rsidRPr="00754736">
        <w:t xml:space="preserve"> for horizontal and vertical deflection. Two of them are bundled and written into </w:t>
      </w:r>
      <w:proofErr w:type="spellStart"/>
      <w:r w:rsidRPr="00AC3F55">
        <w:rPr>
          <w:i/>
        </w:rPr>
        <w:t>aio.</w:t>
      </w:r>
      <w:proofErr w:type="gramStart"/>
      <w:r w:rsidRPr="00AC3F55">
        <w:rPr>
          <w:i/>
        </w:rPr>
        <w:t>t.slowHorizVert</w:t>
      </w:r>
      <w:proofErr w:type="spellEnd"/>
      <w:proofErr w:type="gramEnd"/>
      <w:r w:rsidRPr="00754736">
        <w:t xml:space="preserve">. This FIFO will be read in </w:t>
      </w:r>
      <w:r w:rsidRPr="00AC3F55">
        <w:rPr>
          <w:i/>
        </w:rPr>
        <w:t>Input module acquisition and excitation output</w:t>
      </w:r>
      <w:r w:rsidRPr="00754736">
        <w:t xml:space="preserve"> loop.</w:t>
      </w:r>
      <w:r w:rsidR="00D5347A">
        <w:t xml:space="preserve"> They are also written into controllers </w:t>
      </w:r>
      <w:proofErr w:type="spellStart"/>
      <w:r w:rsidR="00D5347A">
        <w:rPr>
          <w:i/>
        </w:rPr>
        <w:t>aio.</w:t>
      </w:r>
      <w:proofErr w:type="gramStart"/>
      <w:r w:rsidR="00D5347A">
        <w:rPr>
          <w:i/>
        </w:rPr>
        <w:t>s.slowVertical</w:t>
      </w:r>
      <w:proofErr w:type="spellEnd"/>
      <w:proofErr w:type="gramEnd"/>
      <w:r w:rsidR="00D5347A">
        <w:rPr>
          <w:i/>
        </w:rPr>
        <w:t xml:space="preserve"> </w:t>
      </w:r>
      <w:r w:rsidR="00D5347A">
        <w:t xml:space="preserve">and </w:t>
      </w:r>
      <w:proofErr w:type="spellStart"/>
      <w:r w:rsidR="00D5347A">
        <w:rPr>
          <w:i/>
        </w:rPr>
        <w:t>aio.s.slow.Horiz</w:t>
      </w:r>
      <w:proofErr w:type="spellEnd"/>
      <w:r w:rsidR="00D5347A">
        <w:rPr>
          <w:i/>
        </w:rPr>
        <w:t>.</w:t>
      </w:r>
    </w:p>
    <w:p w14:paraId="4DD86618" w14:textId="77777777" w:rsidR="00754736" w:rsidRPr="00754736" w:rsidRDefault="00754736" w:rsidP="00802A06">
      <w:pPr>
        <w:pStyle w:val="ListParagraph"/>
        <w:numPr>
          <w:ilvl w:val="0"/>
          <w:numId w:val="1"/>
        </w:numPr>
        <w:jc w:val="both"/>
      </w:pPr>
      <w:r w:rsidRPr="00754736">
        <w:t xml:space="preserve">AI2 is used for sum input and written into indicator </w:t>
      </w:r>
      <w:proofErr w:type="spellStart"/>
      <w:r w:rsidRPr="00AC3F55">
        <w:rPr>
          <w:i/>
        </w:rPr>
        <w:t>aio.s.sum</w:t>
      </w:r>
      <w:proofErr w:type="spellEnd"/>
      <w:r w:rsidRPr="00754736">
        <w:t>.</w:t>
      </w:r>
    </w:p>
    <w:p w14:paraId="01D1873B" w14:textId="13E054F7" w:rsidR="00754736" w:rsidRPr="00754736" w:rsidRDefault="00754736" w:rsidP="00802A06">
      <w:pPr>
        <w:pStyle w:val="ListParagraph"/>
        <w:numPr>
          <w:ilvl w:val="0"/>
          <w:numId w:val="1"/>
        </w:numPr>
        <w:jc w:val="both"/>
      </w:pPr>
      <w:r w:rsidRPr="00754736">
        <w:t xml:space="preserve">The rest of inputs are written into an array and passed to FIFO </w:t>
      </w:r>
      <w:proofErr w:type="spellStart"/>
      <w:r w:rsidRPr="00AC3F55">
        <w:rPr>
          <w:i/>
        </w:rPr>
        <w:t>aio-hdt.aux</w:t>
      </w:r>
      <w:proofErr w:type="spellEnd"/>
      <w:r w:rsidRPr="00754736">
        <w:t xml:space="preserve"> and indicator </w:t>
      </w:r>
      <w:proofErr w:type="spellStart"/>
      <w:r w:rsidRPr="00AC3F55">
        <w:rPr>
          <w:i/>
        </w:rPr>
        <w:t>aio.</w:t>
      </w:r>
      <w:proofErr w:type="gramStart"/>
      <w:r w:rsidRPr="00AC3F55">
        <w:rPr>
          <w:i/>
        </w:rPr>
        <w:t>o.inputs</w:t>
      </w:r>
      <w:proofErr w:type="spellEnd"/>
      <w:proofErr w:type="gramEnd"/>
      <w:r w:rsidRPr="00754736">
        <w:t>.</w:t>
      </w:r>
      <w:r w:rsidR="00802A06">
        <w:t xml:space="preserve"> </w:t>
      </w:r>
      <w:proofErr w:type="spellStart"/>
      <w:r w:rsidR="00802A06" w:rsidRPr="00AC3F55">
        <w:rPr>
          <w:i/>
        </w:rPr>
        <w:t>aio-hdt.aux</w:t>
      </w:r>
      <w:proofErr w:type="spellEnd"/>
      <w:r w:rsidR="00802A06">
        <w:t xml:space="preserve"> is used as </w:t>
      </w:r>
      <w:r w:rsidR="00802A06" w:rsidRPr="007C4C94">
        <w:rPr>
          <w:color w:val="000000" w:themeColor="text1"/>
        </w:rPr>
        <w:t xml:space="preserve">auxiliary </w:t>
      </w:r>
      <w:r w:rsidR="00101CD3" w:rsidRPr="007C4C94">
        <w:rPr>
          <w:color w:val="000000" w:themeColor="text1"/>
        </w:rPr>
        <w:t>host data transfer (</w:t>
      </w:r>
      <w:r w:rsidR="00802A06" w:rsidRPr="007C4C94">
        <w:rPr>
          <w:color w:val="000000" w:themeColor="text1"/>
        </w:rPr>
        <w:t>imaging</w:t>
      </w:r>
      <w:r w:rsidR="00101CD3" w:rsidRPr="007C4C94">
        <w:rPr>
          <w:color w:val="000000" w:themeColor="text1"/>
        </w:rPr>
        <w:t>)</w:t>
      </w:r>
      <w:r w:rsidR="00802A06" w:rsidRPr="007C4C94">
        <w:rPr>
          <w:color w:val="000000" w:themeColor="text1"/>
        </w:rPr>
        <w:t xml:space="preserve"> channel </w:t>
      </w:r>
      <w:r w:rsidR="00802A06">
        <w:t xml:space="preserve">input and </w:t>
      </w:r>
      <w:proofErr w:type="spellStart"/>
      <w:r w:rsidR="00802A06" w:rsidRPr="00AC3F55">
        <w:rPr>
          <w:i/>
        </w:rPr>
        <w:t>aio.</w:t>
      </w:r>
      <w:proofErr w:type="gramStart"/>
      <w:r w:rsidR="00802A06" w:rsidRPr="00AC3F55">
        <w:rPr>
          <w:i/>
        </w:rPr>
        <w:t>o.inputs</w:t>
      </w:r>
      <w:proofErr w:type="spellEnd"/>
      <w:proofErr w:type="gramEnd"/>
      <w:r w:rsidR="00802A06">
        <w:t xml:space="preserve"> is used to scope the inputs on the host side (at low speeds).</w:t>
      </w:r>
    </w:p>
    <w:p w14:paraId="5E3D941C" w14:textId="77777777" w:rsidR="00754736" w:rsidRPr="00754736" w:rsidRDefault="00754736" w:rsidP="00802A06">
      <w:pPr>
        <w:pStyle w:val="ListParagraph"/>
        <w:numPr>
          <w:ilvl w:val="0"/>
          <w:numId w:val="1"/>
        </w:numPr>
        <w:jc w:val="both"/>
      </w:pPr>
      <w:proofErr w:type="spellStart"/>
      <w:proofErr w:type="gramStart"/>
      <w:r w:rsidRPr="00AC3F55">
        <w:rPr>
          <w:i/>
        </w:rPr>
        <w:t>aio-hdt.aux.selector</w:t>
      </w:r>
      <w:proofErr w:type="spellEnd"/>
      <w:proofErr w:type="gramEnd"/>
      <w:r w:rsidRPr="00754736">
        <w:t xml:space="preserve"> FIFO is used to transfer the array that has all the channels to host via imaging channels.</w:t>
      </w:r>
    </w:p>
    <w:p w14:paraId="7B67E06B" w14:textId="5EA73882" w:rsidR="00754736" w:rsidRPr="00754736" w:rsidRDefault="00754736" w:rsidP="00802A06">
      <w:pPr>
        <w:pStyle w:val="ListParagraph"/>
        <w:numPr>
          <w:ilvl w:val="0"/>
          <w:numId w:val="1"/>
        </w:numPr>
        <w:jc w:val="both"/>
      </w:pPr>
      <w:proofErr w:type="spellStart"/>
      <w:r w:rsidRPr="00AC3F55">
        <w:rPr>
          <w:i/>
        </w:rPr>
        <w:t>aio-hdt.x</w:t>
      </w:r>
      <w:proofErr w:type="spellEnd"/>
      <w:r w:rsidRPr="00754736">
        <w:t xml:space="preserve"> has X (</w:t>
      </w:r>
      <w:r w:rsidRPr="00AC3F55">
        <w:rPr>
          <w:i/>
        </w:rPr>
        <w:t>AI4</w:t>
      </w:r>
      <w:r w:rsidRPr="00754736">
        <w:t>) and Y (</w:t>
      </w:r>
      <w:r w:rsidRPr="00AC3F55">
        <w:rPr>
          <w:i/>
        </w:rPr>
        <w:t>AI5</w:t>
      </w:r>
      <w:r w:rsidRPr="00754736">
        <w:t xml:space="preserve">) sensor inputs and </w:t>
      </w:r>
      <w:r w:rsidR="00AC3F55">
        <w:t>is used to pass</w:t>
      </w:r>
      <w:r w:rsidRPr="00754736">
        <w:t xml:space="preserve"> them to scan loop as an input to XY PID.</w:t>
      </w:r>
    </w:p>
    <w:p w14:paraId="74238B4C" w14:textId="77777777" w:rsidR="00855E2C" w:rsidRDefault="00754736" w:rsidP="00754736">
      <w:pPr>
        <w:jc w:val="both"/>
        <w:rPr>
          <w:ins w:id="6" w:author="Kangül Mustafa" w:date="2022-02-21T17:06:00Z"/>
        </w:rPr>
      </w:pPr>
      <w:r w:rsidRPr="00754736">
        <w:t xml:space="preserve">All the inputs </w:t>
      </w:r>
      <w:r w:rsidR="00AC3F55">
        <w:t>go</w:t>
      </w:r>
      <w:r w:rsidRPr="00754736">
        <w:t xml:space="preserve"> through </w:t>
      </w:r>
      <w:r w:rsidRPr="00AC3F55">
        <w:rPr>
          <w:i/>
        </w:rPr>
        <w:t>invert_and_blank_caseStruct.vi</w:t>
      </w:r>
      <w:r w:rsidRPr="00754736">
        <w:t xml:space="preserve"> </w:t>
      </w:r>
      <w:r w:rsidR="00AC3F55">
        <w:t xml:space="preserve">before written into a FIFO. This vi </w:t>
      </w:r>
      <w:r w:rsidRPr="00754736">
        <w:t>invert</w:t>
      </w:r>
      <w:r w:rsidR="00AC3F55">
        <w:t>s</w:t>
      </w:r>
      <w:r w:rsidRPr="00754736">
        <w:t xml:space="preserve"> or buffer</w:t>
      </w:r>
      <w:r w:rsidR="00AC3F55">
        <w:t>s</w:t>
      </w:r>
      <w:r w:rsidRPr="00754736">
        <w:t xml:space="preserve"> </w:t>
      </w:r>
      <w:r w:rsidR="00AC3F55">
        <w:t xml:space="preserve">its input </w:t>
      </w:r>
      <w:r w:rsidRPr="00754736">
        <w:t xml:space="preserve">based on the dedicated Boolean on </w:t>
      </w:r>
      <w:proofErr w:type="spellStart"/>
      <w:r w:rsidRPr="00AC3F55">
        <w:rPr>
          <w:i/>
        </w:rPr>
        <w:t>aio.</w:t>
      </w:r>
      <w:proofErr w:type="gramStart"/>
      <w:r w:rsidRPr="00AC3F55">
        <w:rPr>
          <w:i/>
        </w:rPr>
        <w:t>o.invertInputs</w:t>
      </w:r>
      <w:proofErr w:type="spellEnd"/>
      <w:proofErr w:type="gramEnd"/>
      <w:r w:rsidRPr="00754736">
        <w:t xml:space="preserve"> register</w:t>
      </w:r>
      <w:ins w:id="7" w:author="Marcos Penedo Garcia" w:date="2022-01-14T18:37:00Z">
        <w:r w:rsidR="00FB16C6">
          <w:t xml:space="preserve">. </w:t>
        </w:r>
      </w:ins>
    </w:p>
    <w:p w14:paraId="48A28B1F" w14:textId="63B2B976" w:rsidR="00D5347A" w:rsidRPr="00D5347A" w:rsidRDefault="00FB16C6" w:rsidP="00754736">
      <w:pPr>
        <w:jc w:val="both"/>
        <w:rPr>
          <w:color w:val="FF0000"/>
        </w:rPr>
      </w:pPr>
      <w:r>
        <w:t xml:space="preserve">When </w:t>
      </w:r>
      <w:proofErr w:type="spellStart"/>
      <w:proofErr w:type="gramStart"/>
      <w:r w:rsidRPr="0040515D">
        <w:rPr>
          <w:i/>
          <w:iCs/>
        </w:rPr>
        <w:t>Aio.vd.corr</w:t>
      </w:r>
      <w:proofErr w:type="spellEnd"/>
      <w:proofErr w:type="gramEnd"/>
      <w:r>
        <w:t xml:space="preserve"> is true, a correction is applied to AI0 (when used as a vertical deflection input channel), subtracting a value that is previously stored in a memory block (</w:t>
      </w:r>
      <w:proofErr w:type="spellStart"/>
      <w:r w:rsidRPr="0040515D">
        <w:rPr>
          <w:i/>
          <w:iCs/>
        </w:rPr>
        <w:t>aio.deflection.corr</w:t>
      </w:r>
      <w:proofErr w:type="spellEnd"/>
      <w:r>
        <w:t xml:space="preserve">) to the actual read AI0 sample value. This correction is applied to remove the effect of the cantilever Z position on the vertical deflection signal (AI0). A previous calibration of this effect is performed and stored in the memory block </w:t>
      </w:r>
      <w:proofErr w:type="spellStart"/>
      <w:proofErr w:type="gramStart"/>
      <w:r w:rsidRPr="0040515D">
        <w:rPr>
          <w:i/>
          <w:iCs/>
        </w:rPr>
        <w:t>aio.deflection</w:t>
      </w:r>
      <w:proofErr w:type="gramEnd"/>
      <w:r w:rsidRPr="0040515D">
        <w:rPr>
          <w:i/>
          <w:iCs/>
        </w:rPr>
        <w:t>.corr</w:t>
      </w:r>
      <w:proofErr w:type="spellEnd"/>
      <w:r>
        <w:t xml:space="preserve">, where for every cantilever Z position a value of the vertical deflection is saved. The actual Z position value (from the </w:t>
      </w:r>
      <w:proofErr w:type="spellStart"/>
      <w:r w:rsidRPr="0040515D">
        <w:rPr>
          <w:i/>
          <w:iCs/>
        </w:rPr>
        <w:t>aio.</w:t>
      </w:r>
      <w:proofErr w:type="gramStart"/>
      <w:r w:rsidRPr="0040515D">
        <w:rPr>
          <w:i/>
          <w:iCs/>
        </w:rPr>
        <w:t>vd.corr</w:t>
      </w:r>
      <w:proofErr w:type="spellEnd"/>
      <w:proofErr w:type="gramEnd"/>
      <w:r>
        <w:t xml:space="preserve"> FIFO) is used to extract from the memory block the value for the correction.</w:t>
      </w:r>
    </w:p>
    <w:p w14:paraId="09FFC4E0" w14:textId="77777777" w:rsidR="007C4C94" w:rsidRDefault="00AC3F55" w:rsidP="007C4C94">
      <w:pPr>
        <w:keepNext/>
        <w:jc w:val="both"/>
      </w:pPr>
      <w:r w:rsidRPr="00AC3F55">
        <w:rPr>
          <w:noProof/>
        </w:rPr>
        <w:lastRenderedPageBreak/>
        <w:drawing>
          <wp:inline distT="0" distB="0" distL="0" distR="0" wp14:anchorId="30A926ED" wp14:editId="1123868A">
            <wp:extent cx="5943600" cy="15649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564952"/>
                    </a:xfrm>
                    <a:prstGeom prst="rect">
                      <a:avLst/>
                    </a:prstGeom>
                    <a:noFill/>
                    <a:ln>
                      <a:noFill/>
                    </a:ln>
                  </pic:spPr>
                </pic:pic>
              </a:graphicData>
            </a:graphic>
          </wp:inline>
        </w:drawing>
      </w:r>
    </w:p>
    <w:p w14:paraId="032D6017" w14:textId="578CBADB" w:rsidR="00754736" w:rsidRPr="00754736" w:rsidRDefault="007C4C94" w:rsidP="007C4C94">
      <w:pPr>
        <w:pStyle w:val="Caption"/>
        <w:jc w:val="both"/>
      </w:pPr>
      <w:r>
        <w:t xml:space="preserve">Figure </w:t>
      </w:r>
      <w:r w:rsidR="008A3512">
        <w:fldChar w:fldCharType="begin"/>
      </w:r>
      <w:r w:rsidR="008A3512">
        <w:instrText xml:space="preserve"> SEQ Figure \* ARABIC </w:instrText>
      </w:r>
      <w:r w:rsidR="008A3512">
        <w:fldChar w:fldCharType="separate"/>
      </w:r>
      <w:r w:rsidR="005A2A33">
        <w:rPr>
          <w:noProof/>
        </w:rPr>
        <w:t>4</w:t>
      </w:r>
      <w:r w:rsidR="008A3512">
        <w:rPr>
          <w:noProof/>
        </w:rPr>
        <w:fldChar w:fldCharType="end"/>
      </w:r>
      <w:r>
        <w:t xml:space="preserve"> </w:t>
      </w:r>
      <w:r w:rsidRPr="00A22DBF">
        <w:t>Analog inputs sorting</w:t>
      </w:r>
    </w:p>
    <w:p w14:paraId="0B43780D" w14:textId="53C33E01" w:rsidR="00754736" w:rsidRDefault="00802A06" w:rsidP="00802A06">
      <w:pPr>
        <w:pStyle w:val="Heading1"/>
      </w:pPr>
      <w:bookmarkStart w:id="8" w:name="_Toc87963175"/>
      <w:r>
        <w:t>x-y physical output</w:t>
      </w:r>
      <w:bookmarkEnd w:id="8"/>
    </w:p>
    <w:p w14:paraId="042E9258" w14:textId="4488BF8D" w:rsidR="00802A06" w:rsidRDefault="00802A06" w:rsidP="00802A06">
      <w:r w:rsidRPr="00802A06">
        <w:t xml:space="preserve">This loop writes calculated X and Y outputs to the </w:t>
      </w:r>
      <w:r>
        <w:t>analog output</w:t>
      </w:r>
      <w:r w:rsidRPr="00802A06">
        <w:t xml:space="preserve"> channels</w:t>
      </w:r>
      <w:r>
        <w:t>,</w:t>
      </w:r>
      <w:r w:rsidRPr="00802A06">
        <w:t xml:space="preserve"> </w:t>
      </w:r>
      <w:r w:rsidRPr="00D5347A">
        <w:rPr>
          <w:i/>
        </w:rPr>
        <w:t>AO0</w:t>
      </w:r>
      <w:r w:rsidRPr="00802A06">
        <w:t xml:space="preserve"> and </w:t>
      </w:r>
      <w:r w:rsidRPr="00D5347A">
        <w:rPr>
          <w:i/>
        </w:rPr>
        <w:t>AO1</w:t>
      </w:r>
      <w:r w:rsidRPr="00802A06">
        <w:t xml:space="preserve">. Transferred data via </w:t>
      </w:r>
      <w:proofErr w:type="spellStart"/>
      <w:r w:rsidRPr="00D5347A">
        <w:rPr>
          <w:i/>
        </w:rPr>
        <w:t>se.</w:t>
      </w:r>
      <w:proofErr w:type="gramStart"/>
      <w:r w:rsidRPr="00D5347A">
        <w:rPr>
          <w:i/>
        </w:rPr>
        <w:t>t.outXYInt</w:t>
      </w:r>
      <w:proofErr w:type="spellEnd"/>
      <w:proofErr w:type="gramEnd"/>
      <w:r w:rsidRPr="00802A06">
        <w:t xml:space="preserve"> passes through </w:t>
      </w:r>
      <w:r w:rsidRPr="00D5347A">
        <w:rPr>
          <w:i/>
        </w:rPr>
        <w:t>invert_and_blank_caseStruct.vi</w:t>
      </w:r>
      <w:r w:rsidRPr="00802A06">
        <w:t xml:space="preserve"> to invert or buffered according to the </w:t>
      </w:r>
      <w:proofErr w:type="spellStart"/>
      <w:r w:rsidR="00D5347A">
        <w:t>b</w:t>
      </w:r>
      <w:r w:rsidRPr="00802A06">
        <w:t>oolean</w:t>
      </w:r>
      <w:proofErr w:type="spellEnd"/>
      <w:r w:rsidRPr="00802A06">
        <w:t xml:space="preserve"> stored in </w:t>
      </w:r>
      <w:proofErr w:type="spellStart"/>
      <w:r w:rsidRPr="00D5347A">
        <w:rPr>
          <w:i/>
        </w:rPr>
        <w:t>aio.o.invertOutputs</w:t>
      </w:r>
      <w:proofErr w:type="spellEnd"/>
      <w:r w:rsidRPr="00802A06">
        <w:t>.</w:t>
      </w:r>
    </w:p>
    <w:p w14:paraId="60288097" w14:textId="77777777" w:rsidR="007C4C94" w:rsidRDefault="00802A06" w:rsidP="007C4C94">
      <w:pPr>
        <w:keepNext/>
      </w:pPr>
      <w:r w:rsidRPr="00802A06">
        <w:rPr>
          <w:noProof/>
        </w:rPr>
        <w:drawing>
          <wp:inline distT="0" distB="0" distL="0" distR="0" wp14:anchorId="24470369" wp14:editId="526F87CC">
            <wp:extent cx="5943600" cy="157447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574470"/>
                    </a:xfrm>
                    <a:prstGeom prst="rect">
                      <a:avLst/>
                    </a:prstGeom>
                    <a:noFill/>
                    <a:ln>
                      <a:noFill/>
                    </a:ln>
                  </pic:spPr>
                </pic:pic>
              </a:graphicData>
            </a:graphic>
          </wp:inline>
        </w:drawing>
      </w:r>
    </w:p>
    <w:p w14:paraId="07F6C126" w14:textId="38E85A93" w:rsidR="00802A06"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5</w:t>
      </w:r>
      <w:r w:rsidR="008A3512">
        <w:rPr>
          <w:noProof/>
        </w:rPr>
        <w:fldChar w:fldCharType="end"/>
      </w:r>
      <w:r>
        <w:t xml:space="preserve"> </w:t>
      </w:r>
      <w:r w:rsidRPr="0059637B">
        <w:t>x-y physical output</w:t>
      </w:r>
    </w:p>
    <w:p w14:paraId="7D8921F3" w14:textId="0C9BE902" w:rsidR="00802A06" w:rsidRDefault="00802A06" w:rsidP="00802A06">
      <w:pPr>
        <w:pStyle w:val="Heading1"/>
      </w:pPr>
      <w:bookmarkStart w:id="9" w:name="_Toc87963176"/>
      <w:r>
        <w:t>Slow host-controlled signal generator</w:t>
      </w:r>
      <w:bookmarkEnd w:id="9"/>
    </w:p>
    <w:p w14:paraId="5446A62D" w14:textId="45C94C0E" w:rsidR="00802A06" w:rsidRDefault="00802A06" w:rsidP="00802A06">
      <w:pPr>
        <w:jc w:val="both"/>
      </w:pPr>
      <w:r w:rsidRPr="00802A06">
        <w:t xml:space="preserve">This loop writes on </w:t>
      </w:r>
      <w:r>
        <w:t>analog output</w:t>
      </w:r>
      <w:r w:rsidRPr="00802A06">
        <w:t xml:space="preserve"> channels </w:t>
      </w:r>
      <w:r w:rsidRPr="00D5347A">
        <w:rPr>
          <w:i/>
        </w:rPr>
        <w:t>AO4-7</w:t>
      </w:r>
      <w:r w:rsidRPr="00802A06">
        <w:t xml:space="preserve">. </w:t>
      </w:r>
      <w:proofErr w:type="spellStart"/>
      <w:r w:rsidRPr="00D5347A">
        <w:rPr>
          <w:i/>
        </w:rPr>
        <w:t>aio.</w:t>
      </w:r>
      <w:proofErr w:type="gramStart"/>
      <w:r w:rsidRPr="00D5347A">
        <w:rPr>
          <w:i/>
        </w:rPr>
        <w:t>o.outputs</w:t>
      </w:r>
      <w:proofErr w:type="spellEnd"/>
      <w:proofErr w:type="gramEnd"/>
      <w:r w:rsidRPr="00802A06">
        <w:t xml:space="preserve"> controller is sent by </w:t>
      </w:r>
      <w:r>
        <w:t>the host,</w:t>
      </w:r>
      <w:r w:rsidRPr="00802A06">
        <w:t xml:space="preserve"> so it allows </w:t>
      </w:r>
      <w:r>
        <w:t xml:space="preserve">only </w:t>
      </w:r>
      <w:r w:rsidRPr="00802A06">
        <w:t>slow signals</w:t>
      </w:r>
      <w:r>
        <w:t xml:space="preserve"> such as DC</w:t>
      </w:r>
      <w:r w:rsidRPr="00802A06">
        <w:t xml:space="preserve"> bias signals. For </w:t>
      </w:r>
      <w:r w:rsidRPr="00D5347A">
        <w:rPr>
          <w:i/>
        </w:rPr>
        <w:t>AO5-7</w:t>
      </w:r>
      <w:r w:rsidRPr="00802A06">
        <w:t xml:space="preserve"> it is possible to write the data that is generated by the loop named </w:t>
      </w:r>
      <w:r w:rsidRPr="00D5347A">
        <w:rPr>
          <w:i/>
        </w:rPr>
        <w:t>Write a Sawtooth Waveform to 3 FIFOs (Stick-Slip)</w:t>
      </w:r>
      <w:r w:rsidRPr="00802A06">
        <w:t xml:space="preserve">. </w:t>
      </w:r>
      <w:r>
        <w:t xml:space="preserve">The sawtooth waveform generator is programmed to drive a particular positioner. </w:t>
      </w:r>
      <w:r w:rsidR="003914D7">
        <w:t>O</w:t>
      </w:r>
      <w:r>
        <w:t>ther waveform</w:t>
      </w:r>
      <w:r w:rsidR="003914D7">
        <w:t xml:space="preserve"> types</w:t>
      </w:r>
      <w:r>
        <w:t xml:space="preserve"> can be implemented if needed.  </w:t>
      </w:r>
      <w:r w:rsidRPr="00802A06">
        <w:t xml:space="preserve"> </w:t>
      </w:r>
    </w:p>
    <w:p w14:paraId="4025B32A" w14:textId="77777777" w:rsidR="007C4C94" w:rsidRDefault="00802A06" w:rsidP="007C4C94">
      <w:pPr>
        <w:keepNext/>
      </w:pPr>
      <w:r w:rsidRPr="00802A06">
        <w:rPr>
          <w:noProof/>
        </w:rPr>
        <w:lastRenderedPageBreak/>
        <w:drawing>
          <wp:inline distT="0" distB="0" distL="0" distR="0" wp14:anchorId="05D60B73" wp14:editId="4E040B6C">
            <wp:extent cx="5943600" cy="20976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97682"/>
                    </a:xfrm>
                    <a:prstGeom prst="rect">
                      <a:avLst/>
                    </a:prstGeom>
                    <a:noFill/>
                    <a:ln>
                      <a:noFill/>
                    </a:ln>
                  </pic:spPr>
                </pic:pic>
              </a:graphicData>
            </a:graphic>
          </wp:inline>
        </w:drawing>
      </w:r>
    </w:p>
    <w:p w14:paraId="7A328321" w14:textId="2277E82A" w:rsidR="00802A06"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6</w:t>
      </w:r>
      <w:r w:rsidR="008A3512">
        <w:rPr>
          <w:noProof/>
        </w:rPr>
        <w:fldChar w:fldCharType="end"/>
      </w:r>
      <w:r>
        <w:t xml:space="preserve"> </w:t>
      </w:r>
      <w:r w:rsidRPr="002922B8">
        <w:t>Slow host-controlled signal generator</w:t>
      </w:r>
    </w:p>
    <w:p w14:paraId="4270FA41" w14:textId="3BB7903F" w:rsidR="003914D7" w:rsidRDefault="003914D7" w:rsidP="003914D7">
      <w:pPr>
        <w:pStyle w:val="Heading1"/>
      </w:pPr>
      <w:bookmarkStart w:id="10" w:name="_Toc87963177"/>
      <w:r>
        <w:t>Height and excitation output</w:t>
      </w:r>
      <w:bookmarkEnd w:id="10"/>
    </w:p>
    <w:p w14:paraId="6BAE153E" w14:textId="67BFFBA5" w:rsidR="003914D7" w:rsidRPr="003914D7" w:rsidRDefault="003914D7" w:rsidP="00D5347A">
      <w:pPr>
        <w:jc w:val="both"/>
      </w:pPr>
      <w:r w:rsidRPr="003914D7">
        <w:t xml:space="preserve">This loop </w:t>
      </w:r>
      <w:r w:rsidRPr="008139DD">
        <w:t xml:space="preserve">writes calculated height and excitation outputs to the output channels AO2 and AO3. Transferred data via </w:t>
      </w:r>
      <w:proofErr w:type="spellStart"/>
      <w:r w:rsidRPr="00D5347A">
        <w:rPr>
          <w:i/>
        </w:rPr>
        <w:t>aio.</w:t>
      </w:r>
      <w:proofErr w:type="gramStart"/>
      <w:r w:rsidRPr="00D5347A">
        <w:rPr>
          <w:i/>
        </w:rPr>
        <w:t>t.slowHeightDrive</w:t>
      </w:r>
      <w:proofErr w:type="spellEnd"/>
      <w:proofErr w:type="gramEnd"/>
      <w:r w:rsidRPr="008139DD">
        <w:t xml:space="preserve"> passes through </w:t>
      </w:r>
      <w:r w:rsidRPr="00D5347A">
        <w:rPr>
          <w:i/>
        </w:rPr>
        <w:t>invert_and_blank_caseStruct.vi</w:t>
      </w:r>
      <w:r w:rsidRPr="003914D7">
        <w:t xml:space="preserve"> to invert or buffered according to the Boolean stored in </w:t>
      </w:r>
      <w:proofErr w:type="spellStart"/>
      <w:r w:rsidRPr="00D5347A">
        <w:rPr>
          <w:i/>
        </w:rPr>
        <w:t>aio.o.invertOutputs</w:t>
      </w:r>
      <w:proofErr w:type="spellEnd"/>
      <w:r w:rsidRPr="003914D7">
        <w:t>.</w:t>
      </w:r>
      <w:r>
        <w:t xml:space="preserve"> Single cycled timed loop runs at 40 MHz until there is a data in the FIFO. </w:t>
      </w:r>
      <w:r w:rsidR="00D5347A">
        <w:t>The first v</w:t>
      </w:r>
      <w:r>
        <w:t xml:space="preserve">alid data from </w:t>
      </w:r>
      <w:proofErr w:type="spellStart"/>
      <w:r w:rsidRPr="00D5347A">
        <w:rPr>
          <w:i/>
        </w:rPr>
        <w:t>aio.</w:t>
      </w:r>
      <w:proofErr w:type="gramStart"/>
      <w:r w:rsidRPr="00D5347A">
        <w:rPr>
          <w:i/>
        </w:rPr>
        <w:t>t.slowHeightDrive</w:t>
      </w:r>
      <w:proofErr w:type="spellEnd"/>
      <w:proofErr w:type="gramEnd"/>
      <w:r>
        <w:t xml:space="preserve"> terminates the timed loop and data is sent to </w:t>
      </w:r>
      <w:r w:rsidRPr="00D5347A">
        <w:rPr>
          <w:i/>
        </w:rPr>
        <w:t>AO2</w:t>
      </w:r>
      <w:r>
        <w:t xml:space="preserve"> and </w:t>
      </w:r>
      <w:r w:rsidRPr="00D5347A">
        <w:rPr>
          <w:i/>
        </w:rPr>
        <w:t>AO3</w:t>
      </w:r>
      <w:r>
        <w:t>.</w:t>
      </w:r>
      <w:r w:rsidR="00D5347A">
        <w:t xml:space="preserve"> Then the same loop starts again.</w:t>
      </w:r>
      <w:r>
        <w:t xml:space="preserve"> </w:t>
      </w:r>
      <w:r w:rsidR="00D5347A">
        <w:t>Please n</w:t>
      </w:r>
      <w:r>
        <w:t>ote that analog output sampling rate of USB 7856R is 1 MSPS.</w:t>
      </w:r>
    </w:p>
    <w:p w14:paraId="76C907CD" w14:textId="77777777" w:rsidR="007C4C94" w:rsidRDefault="007C4C94" w:rsidP="007C4C94">
      <w:pPr>
        <w:keepNext/>
      </w:pPr>
      <w:r w:rsidRPr="007C4C94">
        <w:rPr>
          <w:noProof/>
        </w:rPr>
        <w:drawing>
          <wp:inline distT="0" distB="0" distL="0" distR="0" wp14:anchorId="219D267E" wp14:editId="094213B5">
            <wp:extent cx="5943600" cy="16135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13535"/>
                    </a:xfrm>
                    <a:prstGeom prst="rect">
                      <a:avLst/>
                    </a:prstGeom>
                  </pic:spPr>
                </pic:pic>
              </a:graphicData>
            </a:graphic>
          </wp:inline>
        </w:drawing>
      </w:r>
    </w:p>
    <w:p w14:paraId="32D1F911" w14:textId="31CC4912" w:rsidR="003914D7"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7</w:t>
      </w:r>
      <w:r w:rsidR="008A3512">
        <w:rPr>
          <w:noProof/>
        </w:rPr>
        <w:fldChar w:fldCharType="end"/>
      </w:r>
      <w:r>
        <w:t xml:space="preserve"> Height and excitation output</w:t>
      </w:r>
    </w:p>
    <w:p w14:paraId="340F867A" w14:textId="2C75DE9D" w:rsidR="003914D7" w:rsidRDefault="003914D7" w:rsidP="003914D7">
      <w:pPr>
        <w:pStyle w:val="Heading1"/>
      </w:pPr>
      <w:bookmarkStart w:id="11" w:name="_Toc87963178"/>
      <w:r>
        <w:t>Fast ADC DAC interface</w:t>
      </w:r>
      <w:bookmarkEnd w:id="11"/>
    </w:p>
    <w:p w14:paraId="006DF669" w14:textId="0C36CCE5" w:rsidR="003914D7" w:rsidRDefault="003914D7" w:rsidP="00D5347A">
      <w:pPr>
        <w:jc w:val="both"/>
        <w:rPr>
          <w:lang w:val="de-CH"/>
        </w:rPr>
      </w:pPr>
      <w:r w:rsidRPr="003914D7">
        <w:t xml:space="preserve">This loop </w:t>
      </w:r>
      <w:r w:rsidRPr="008139DD">
        <w:t xml:space="preserve">is the interface of the external ADC and DAC electronics. DAC has 14 bits resolution and ADC has 16 bits resolution. The clock is set by a circular counter. At every pulse of the counter the clock changes its state. </w:t>
      </w:r>
      <w:r w:rsidRPr="003914D7">
        <w:rPr>
          <w:lang w:val="de-CH"/>
        </w:rPr>
        <w:t>Therefor generated clock is 160 Mhz/(2*</w:t>
      </w:r>
      <w:r w:rsidRPr="00D5347A">
        <w:rPr>
          <w:i/>
          <w:lang w:val="de-CH"/>
        </w:rPr>
        <w:t>aio.p.fastADCclockdec</w:t>
      </w:r>
      <w:r>
        <w:rPr>
          <w:lang w:val="de-CH"/>
        </w:rPr>
        <w:t>)</w:t>
      </w:r>
      <w:r w:rsidR="007C4C94">
        <w:rPr>
          <w:lang w:val="de-CH"/>
        </w:rPr>
        <w:t>.</w:t>
      </w:r>
    </w:p>
    <w:p w14:paraId="34A6018A" w14:textId="77777777" w:rsidR="007C4C94" w:rsidRDefault="007C4C94" w:rsidP="007C4C94">
      <w:pPr>
        <w:keepNext/>
      </w:pPr>
      <w:r w:rsidRPr="007C4C94">
        <w:rPr>
          <w:noProof/>
        </w:rPr>
        <w:lastRenderedPageBreak/>
        <w:drawing>
          <wp:inline distT="0" distB="0" distL="0" distR="0" wp14:anchorId="05607DE7" wp14:editId="049967FB">
            <wp:extent cx="5943600" cy="22199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19960"/>
                    </a:xfrm>
                    <a:prstGeom prst="rect">
                      <a:avLst/>
                    </a:prstGeom>
                  </pic:spPr>
                </pic:pic>
              </a:graphicData>
            </a:graphic>
          </wp:inline>
        </w:drawing>
      </w:r>
    </w:p>
    <w:p w14:paraId="7DECA05D" w14:textId="0C081746" w:rsidR="003914D7" w:rsidRDefault="007C4C94" w:rsidP="007C4C94">
      <w:pPr>
        <w:pStyle w:val="Caption"/>
        <w:rPr>
          <w:color w:val="FF0000"/>
        </w:rPr>
      </w:pPr>
      <w:r>
        <w:t xml:space="preserve">Figure </w:t>
      </w:r>
      <w:r w:rsidR="008A3512">
        <w:fldChar w:fldCharType="begin"/>
      </w:r>
      <w:r w:rsidR="008A3512">
        <w:instrText xml:space="preserve"> SEQ Figure \* ARABIC </w:instrText>
      </w:r>
      <w:r w:rsidR="008A3512">
        <w:fldChar w:fldCharType="separate"/>
      </w:r>
      <w:r w:rsidR="005A2A33">
        <w:rPr>
          <w:noProof/>
        </w:rPr>
        <w:t>8</w:t>
      </w:r>
      <w:r w:rsidR="008A3512">
        <w:rPr>
          <w:noProof/>
        </w:rPr>
        <w:fldChar w:fldCharType="end"/>
      </w:r>
      <w:r>
        <w:t xml:space="preserve"> Fast ADC DAC interface</w:t>
      </w:r>
    </w:p>
    <w:p w14:paraId="4ABF51AF" w14:textId="1CF4A58F" w:rsidR="003914D7" w:rsidRDefault="003914D7" w:rsidP="003914D7">
      <w:pPr>
        <w:pStyle w:val="Heading1"/>
      </w:pPr>
      <w:bookmarkStart w:id="12" w:name="_Toc87963179"/>
      <w:bookmarkStart w:id="13" w:name="_Hlk87874707"/>
      <w:r w:rsidRPr="003914D7">
        <w:t>Input module acquisition and excitation out</w:t>
      </w:r>
      <w:r>
        <w:t>put</w:t>
      </w:r>
      <w:bookmarkEnd w:id="12"/>
    </w:p>
    <w:bookmarkEnd w:id="13"/>
    <w:p w14:paraId="0BB9E70B" w14:textId="192C8AD0" w:rsidR="003914D7" w:rsidRPr="003914D7" w:rsidRDefault="003914D7" w:rsidP="003914D7">
      <w:pPr>
        <w:jc w:val="both"/>
      </w:pPr>
      <w:r w:rsidRPr="008139DD">
        <w:t>Inputs of different imaging mode loops is written in this loop. Moreover</w:t>
      </w:r>
      <w:ins w:id="14" w:author="Kangül Mustafa" w:date="2022-01-21T09:02:00Z">
        <w:r w:rsidR="00C749BD">
          <w:t>,</w:t>
        </w:r>
      </w:ins>
      <w:r w:rsidRPr="008139DD">
        <w:t xml:space="preserve"> excitation output is also transferred from relevant source to </w:t>
      </w:r>
      <w:r w:rsidR="0007583F" w:rsidRPr="008139DD">
        <w:t xml:space="preserve">the </w:t>
      </w:r>
      <w:r w:rsidRPr="008139DD">
        <w:t xml:space="preserve">output channel. For input and output there are two options. The first pair uses </w:t>
      </w:r>
      <w:r w:rsidR="0007583F" w:rsidRPr="008139DD">
        <w:t xml:space="preserve">1MSPS </w:t>
      </w:r>
      <w:proofErr w:type="spellStart"/>
      <w:r w:rsidRPr="008139DD">
        <w:t>builtin</w:t>
      </w:r>
      <w:proofErr w:type="spellEnd"/>
      <w:r w:rsidRPr="008139DD">
        <w:t xml:space="preserve"> channels of the FPGA (</w:t>
      </w:r>
      <w:proofErr w:type="spellStart"/>
      <w:r w:rsidRPr="008139DD">
        <w:rPr>
          <w:i/>
        </w:rPr>
        <w:t>aio.</w:t>
      </w:r>
      <w:proofErr w:type="gramStart"/>
      <w:r w:rsidRPr="008139DD">
        <w:rPr>
          <w:i/>
        </w:rPr>
        <w:t>t.slowHorizVert</w:t>
      </w:r>
      <w:proofErr w:type="spellEnd"/>
      <w:proofErr w:type="gramEnd"/>
      <w:r w:rsidRPr="008139DD">
        <w:t xml:space="preserve"> and </w:t>
      </w:r>
      <w:proofErr w:type="spellStart"/>
      <w:r w:rsidRPr="008139DD">
        <w:rPr>
          <w:i/>
        </w:rPr>
        <w:t>aio.t.SlowHeightDrive</w:t>
      </w:r>
      <w:proofErr w:type="spellEnd"/>
      <w:r w:rsidRPr="008139DD">
        <w:t>). The second pair uses external DAC and ADC chips which can run up to 20 MHz (</w:t>
      </w:r>
      <w:proofErr w:type="spellStart"/>
      <w:r w:rsidRPr="008139DD">
        <w:rPr>
          <w:i/>
        </w:rPr>
        <w:t>aio.</w:t>
      </w:r>
      <w:proofErr w:type="gramStart"/>
      <w:r w:rsidRPr="008139DD">
        <w:rPr>
          <w:i/>
        </w:rPr>
        <w:t>o.fastVert</w:t>
      </w:r>
      <w:proofErr w:type="spellEnd"/>
      <w:proofErr w:type="gramEnd"/>
      <w:r w:rsidRPr="008139DD">
        <w:t xml:space="preserve"> a</w:t>
      </w:r>
      <w:r w:rsidR="0007583F" w:rsidRPr="008139DD">
        <w:t>n</w:t>
      </w:r>
      <w:r w:rsidRPr="008139DD">
        <w:t xml:space="preserve">d </w:t>
      </w:r>
      <w:proofErr w:type="spellStart"/>
      <w:r w:rsidRPr="008139DD">
        <w:rPr>
          <w:i/>
        </w:rPr>
        <w:t>aio.o.fastOut</w:t>
      </w:r>
      <w:proofErr w:type="spellEnd"/>
      <w:r w:rsidRPr="008139DD">
        <w:t xml:space="preserve">). This loop runs at 40MHz but the actions are triggered by the input data transfer rate (1MHz for built-in channels, up to 20 MHz </w:t>
      </w:r>
      <w:r w:rsidR="00B24BD4" w:rsidRPr="008139DD">
        <w:t xml:space="preserve">if </w:t>
      </w:r>
      <w:proofErr w:type="spellStart"/>
      <w:r w:rsidR="00B24BD4" w:rsidRPr="008139DD">
        <w:rPr>
          <w:i/>
        </w:rPr>
        <w:t>fastInput</w:t>
      </w:r>
      <w:proofErr w:type="spellEnd"/>
      <w:r w:rsidR="00B24BD4" w:rsidRPr="008139DD">
        <w:t xml:space="preserve"> is enabled</w:t>
      </w:r>
      <w:r w:rsidRPr="008139DD">
        <w:t>)</w:t>
      </w:r>
    </w:p>
    <w:p w14:paraId="75E143F2" w14:textId="5EB9CE4F" w:rsidR="003914D7" w:rsidRPr="00FB16C6" w:rsidRDefault="003914D7" w:rsidP="003914D7">
      <w:pPr>
        <w:jc w:val="both"/>
        <w:rPr>
          <w:rPrChange w:id="15" w:author="Marcos Penedo Garcia" w:date="2022-01-14T18:37:00Z">
            <w:rPr>
              <w:lang w:val="de-CH"/>
            </w:rPr>
          </w:rPrChange>
        </w:rPr>
      </w:pPr>
      <w:r w:rsidRPr="008139DD">
        <w:rPr>
          <w:b/>
          <w:bCs/>
        </w:rPr>
        <w:t xml:space="preserve">ORT: </w:t>
      </w:r>
      <w:r w:rsidRPr="008139DD">
        <w:t xml:space="preserve">Every </w:t>
      </w:r>
      <w:r w:rsidR="0007583F" w:rsidRPr="008139DD">
        <w:t>single</w:t>
      </w:r>
      <w:r w:rsidR="00497B99" w:rsidRPr="008139DD">
        <w:t xml:space="preserve"> vertical deflection</w:t>
      </w:r>
      <w:r w:rsidR="0007583F" w:rsidRPr="008139DD">
        <w:t xml:space="preserve"> </w:t>
      </w:r>
      <w:r w:rsidRPr="008139DD">
        <w:t>input (</w:t>
      </w:r>
      <w:proofErr w:type="spellStart"/>
      <w:r w:rsidR="00497B99" w:rsidRPr="008139DD">
        <w:rPr>
          <w:i/>
        </w:rPr>
        <w:t>aio.</w:t>
      </w:r>
      <w:proofErr w:type="gramStart"/>
      <w:r w:rsidR="00497B99" w:rsidRPr="008139DD">
        <w:rPr>
          <w:i/>
        </w:rPr>
        <w:t>t.slowHorizVert</w:t>
      </w:r>
      <w:proofErr w:type="spellEnd"/>
      <w:proofErr w:type="gramEnd"/>
      <w:r w:rsidR="00497B99" w:rsidRPr="008139DD">
        <w:rPr>
          <w:i/>
        </w:rPr>
        <w:t xml:space="preserve"> [0]</w:t>
      </w:r>
      <w:r w:rsidRPr="008139DD">
        <w:t xml:space="preserve"> or </w:t>
      </w:r>
      <w:proofErr w:type="spellStart"/>
      <w:r w:rsidR="00497B99" w:rsidRPr="008139DD">
        <w:rPr>
          <w:i/>
        </w:rPr>
        <w:t>aio.t.fastVert</w:t>
      </w:r>
      <w:proofErr w:type="spellEnd"/>
      <w:r w:rsidRPr="008139DD">
        <w:t xml:space="preserve">) </w:t>
      </w:r>
      <w:r w:rsidR="0007583F" w:rsidRPr="008139DD">
        <w:t>is assigned</w:t>
      </w:r>
      <w:r w:rsidRPr="008139DD">
        <w:t xml:space="preserve"> an index number from 1 to </w:t>
      </w:r>
      <w:proofErr w:type="spellStart"/>
      <w:r w:rsidRPr="008139DD">
        <w:t>ort.waveSize</w:t>
      </w:r>
      <w:proofErr w:type="spellEnd"/>
      <w:r w:rsidRPr="008139DD">
        <w:t xml:space="preserve">. </w:t>
      </w:r>
      <w:r w:rsidR="0007583F" w:rsidRPr="008139DD">
        <w:t xml:space="preserve">Every received </w:t>
      </w:r>
      <w:r w:rsidRPr="008139DD">
        <w:t xml:space="preserve">input, </w:t>
      </w:r>
      <w:r w:rsidR="0007583F" w:rsidRPr="008139DD">
        <w:t>triggers a write action</w:t>
      </w:r>
      <w:r w:rsidRPr="008139DD">
        <w:t xml:space="preserve"> </w:t>
      </w:r>
      <w:r w:rsidR="0007583F" w:rsidRPr="008139DD">
        <w:t xml:space="preserve">from memory, </w:t>
      </w:r>
      <w:proofErr w:type="spellStart"/>
      <w:proofErr w:type="gramStart"/>
      <w:r w:rsidR="0007583F" w:rsidRPr="008139DD">
        <w:rPr>
          <w:i/>
        </w:rPr>
        <w:t>aio.excxittation</w:t>
      </w:r>
      <w:proofErr w:type="spellEnd"/>
      <w:proofErr w:type="gramEnd"/>
      <w:r w:rsidR="0007583F" w:rsidRPr="008139DD">
        <w:t xml:space="preserve">, </w:t>
      </w:r>
      <w:r w:rsidRPr="008139DD">
        <w:t>to the excitation output</w:t>
      </w:r>
      <w:r w:rsidR="0007583F" w:rsidRPr="008139DD">
        <w:t xml:space="preserve"> (</w:t>
      </w:r>
      <w:proofErr w:type="spellStart"/>
      <w:r w:rsidR="0007583F" w:rsidRPr="008139DD">
        <w:rPr>
          <w:i/>
        </w:rPr>
        <w:t>aio.t.slowHeightDrive</w:t>
      </w:r>
      <w:proofErr w:type="spellEnd"/>
      <w:r w:rsidR="0007583F" w:rsidRPr="008139DD">
        <w:rPr>
          <w:i/>
        </w:rPr>
        <w:t xml:space="preserve"> </w:t>
      </w:r>
      <w:r w:rsidR="0007583F" w:rsidRPr="008139DD">
        <w:t xml:space="preserve">and </w:t>
      </w:r>
      <w:proofErr w:type="spellStart"/>
      <w:r w:rsidR="0007583F" w:rsidRPr="008139DD">
        <w:rPr>
          <w:i/>
        </w:rPr>
        <w:t>aio.t.fastDrive</w:t>
      </w:r>
      <w:proofErr w:type="spellEnd"/>
      <w:r w:rsidR="0007583F" w:rsidRPr="008139DD">
        <w:rPr>
          <w:i/>
        </w:rPr>
        <w:t>)</w:t>
      </w:r>
      <w:r w:rsidRPr="008139DD">
        <w:t xml:space="preserve">. </w:t>
      </w:r>
      <w:r w:rsidRPr="00FB16C6">
        <w:rPr>
          <w:rPrChange w:id="16" w:author="Marcos Penedo Garcia" w:date="2022-01-14T18:37:00Z">
            <w:rPr>
              <w:lang w:val="de-CH"/>
            </w:rPr>
          </w:rPrChange>
        </w:rPr>
        <w:t>Therefore</w:t>
      </w:r>
      <w:ins w:id="17" w:author="Kangül Mustafa" w:date="2022-01-21T09:02:00Z">
        <w:r w:rsidR="00C749BD">
          <w:t>,</w:t>
        </w:r>
      </w:ins>
      <w:r w:rsidRPr="00FB16C6">
        <w:rPr>
          <w:rPrChange w:id="18" w:author="Marcos Penedo Garcia" w:date="2022-01-14T18:37:00Z">
            <w:rPr>
              <w:lang w:val="de-CH"/>
            </w:rPr>
          </w:rPrChange>
        </w:rPr>
        <w:t xml:space="preserve"> </w:t>
      </w:r>
      <w:proofErr w:type="spellStart"/>
      <w:r w:rsidRPr="00FB16C6">
        <w:rPr>
          <w:rPrChange w:id="19" w:author="Marcos Penedo Garcia" w:date="2022-01-14T18:37:00Z">
            <w:rPr>
              <w:lang w:val="de-CH"/>
            </w:rPr>
          </w:rPrChange>
        </w:rPr>
        <w:t>syncronization</w:t>
      </w:r>
      <w:proofErr w:type="spellEnd"/>
      <w:r w:rsidRPr="00FB16C6">
        <w:rPr>
          <w:rPrChange w:id="20" w:author="Marcos Penedo Garcia" w:date="2022-01-14T18:37:00Z">
            <w:rPr>
              <w:lang w:val="de-CH"/>
            </w:rPr>
          </w:rPrChange>
        </w:rPr>
        <w:t xml:space="preserve"> between input and output is achieved. </w:t>
      </w:r>
    </w:p>
    <w:p w14:paraId="3A6FF1F9" w14:textId="0F415EE0" w:rsidR="0007583F" w:rsidRPr="00497B99" w:rsidRDefault="0007583F" w:rsidP="003914D7">
      <w:pPr>
        <w:jc w:val="both"/>
      </w:pPr>
      <w:r>
        <w:t>Circular counter (</w:t>
      </w:r>
      <w:r>
        <w:rPr>
          <w:i/>
        </w:rPr>
        <w:t>circular</w:t>
      </w:r>
      <w:r w:rsidR="00497B99">
        <w:rPr>
          <w:i/>
        </w:rPr>
        <w:t>C</w:t>
      </w:r>
      <w:r>
        <w:rPr>
          <w:i/>
        </w:rPr>
        <w:t>ounter_v2.vi</w:t>
      </w:r>
      <w:r>
        <w:t>)</w:t>
      </w:r>
      <w:r w:rsidR="00497B99">
        <w:t xml:space="preserve"> counts up to </w:t>
      </w:r>
      <w:proofErr w:type="spellStart"/>
      <w:proofErr w:type="gramStart"/>
      <w:r w:rsidR="00497B99">
        <w:rPr>
          <w:i/>
        </w:rPr>
        <w:t>ort.waveSize</w:t>
      </w:r>
      <w:proofErr w:type="spellEnd"/>
      <w:proofErr w:type="gramEnd"/>
      <w:r w:rsidR="00497B99">
        <w:rPr>
          <w:i/>
        </w:rPr>
        <w:t xml:space="preserve"> </w:t>
      </w:r>
      <w:r w:rsidR="00497B99" w:rsidRPr="00497B99">
        <w:t>at e</w:t>
      </w:r>
      <w:r w:rsidR="00497B99" w:rsidRPr="008139DD">
        <w:t>very valid input (</w:t>
      </w:r>
      <w:proofErr w:type="spellStart"/>
      <w:r w:rsidR="00497B99" w:rsidRPr="008139DD">
        <w:rPr>
          <w:i/>
        </w:rPr>
        <w:t>aio.t.slowHorizVert</w:t>
      </w:r>
      <w:proofErr w:type="spellEnd"/>
      <w:r w:rsidR="00497B99" w:rsidRPr="008139DD">
        <w:t xml:space="preserve"> or </w:t>
      </w:r>
      <w:proofErr w:type="spellStart"/>
      <w:r w:rsidR="00497B99" w:rsidRPr="008139DD">
        <w:rPr>
          <w:i/>
        </w:rPr>
        <w:t>aio.t.fastVert</w:t>
      </w:r>
      <w:proofErr w:type="spellEnd"/>
      <w:r w:rsidR="00497B99" w:rsidRPr="008139DD">
        <w:t>). Current number is the index number of received data and address of the next excitation output. When the maximum number (</w:t>
      </w:r>
      <w:proofErr w:type="spellStart"/>
      <w:proofErr w:type="gramStart"/>
      <w:r w:rsidR="00497B99">
        <w:rPr>
          <w:i/>
        </w:rPr>
        <w:t>ort.waveSize</w:t>
      </w:r>
      <w:proofErr w:type="spellEnd"/>
      <w:proofErr w:type="gramEnd"/>
      <w:r w:rsidR="00497B99">
        <w:rPr>
          <w:i/>
        </w:rPr>
        <w:t>)</w:t>
      </w:r>
      <w:r w:rsidR="00497B99" w:rsidRPr="008139DD">
        <w:t xml:space="preserve"> is reached </w:t>
      </w:r>
      <w:r w:rsidR="00497B99">
        <w:t>circular counter (</w:t>
      </w:r>
      <w:r w:rsidR="00497B99">
        <w:rPr>
          <w:i/>
        </w:rPr>
        <w:t>circularCounter_v2.vi</w:t>
      </w:r>
      <w:r w:rsidR="00497B99">
        <w:t xml:space="preserve">) creates a pulse and this triggers a handshake, </w:t>
      </w:r>
      <w:proofErr w:type="spellStart"/>
      <w:r w:rsidR="00497B99">
        <w:rPr>
          <w:i/>
        </w:rPr>
        <w:t>aio-ort.t.endOfCycle</w:t>
      </w:r>
      <w:proofErr w:type="spellEnd"/>
      <w:r w:rsidR="00497B99">
        <w:rPr>
          <w:i/>
        </w:rPr>
        <w:t>,</w:t>
      </w:r>
      <w:r w:rsidR="00497B99">
        <w:t xml:space="preserve"> with loop </w:t>
      </w:r>
      <w:r w:rsidR="00497B99">
        <w:rPr>
          <w:i/>
        </w:rPr>
        <w:t>ORT mode</w:t>
      </w:r>
      <w:r w:rsidR="00497B99">
        <w:t>.</w:t>
      </w:r>
    </w:p>
    <w:p w14:paraId="5DF88888" w14:textId="5B38018C" w:rsidR="003914D7" w:rsidRPr="003914D7" w:rsidRDefault="003914D7" w:rsidP="003914D7">
      <w:pPr>
        <w:jc w:val="both"/>
      </w:pPr>
      <w:r w:rsidRPr="008139DD">
        <w:rPr>
          <w:b/>
          <w:bCs/>
        </w:rPr>
        <w:t xml:space="preserve">Tapping: </w:t>
      </w:r>
      <w:r w:rsidRPr="008139DD">
        <w:t xml:space="preserve">Incoming </w:t>
      </w:r>
      <w:r w:rsidR="00497B99" w:rsidRPr="008139DD">
        <w:t xml:space="preserve">vertical deflection </w:t>
      </w:r>
      <w:r w:rsidRPr="008139DD">
        <w:t>data (</w:t>
      </w:r>
      <w:proofErr w:type="spellStart"/>
      <w:r w:rsidR="00497B99" w:rsidRPr="008139DD">
        <w:rPr>
          <w:i/>
        </w:rPr>
        <w:t>aio.</w:t>
      </w:r>
      <w:proofErr w:type="gramStart"/>
      <w:r w:rsidR="00497B99" w:rsidRPr="008139DD">
        <w:rPr>
          <w:i/>
        </w:rPr>
        <w:t>t.slowHorizVert</w:t>
      </w:r>
      <w:proofErr w:type="spellEnd"/>
      <w:proofErr w:type="gramEnd"/>
      <w:r w:rsidR="00497B99" w:rsidRPr="008139DD">
        <w:rPr>
          <w:i/>
        </w:rPr>
        <w:t xml:space="preserve"> [0]</w:t>
      </w:r>
      <w:r w:rsidR="00497B99" w:rsidRPr="008139DD">
        <w:t xml:space="preserve"> or </w:t>
      </w:r>
      <w:proofErr w:type="spellStart"/>
      <w:r w:rsidR="00497B99" w:rsidRPr="008139DD">
        <w:rPr>
          <w:i/>
        </w:rPr>
        <w:t>aio.t.fastVert</w:t>
      </w:r>
      <w:proofErr w:type="spellEnd"/>
      <w:r w:rsidRPr="008139DD">
        <w:t xml:space="preserve">) is written into </w:t>
      </w:r>
      <w:proofErr w:type="spellStart"/>
      <w:r w:rsidRPr="008139DD">
        <w:rPr>
          <w:i/>
        </w:rPr>
        <w:t>aio.t.lia.input</w:t>
      </w:r>
      <w:proofErr w:type="spellEnd"/>
      <w:r w:rsidRPr="008139DD">
        <w:t xml:space="preserve"> to transfer the data to the lock-in function. Generated excitation output by DDS is </w:t>
      </w:r>
      <w:proofErr w:type="spellStart"/>
      <w:r w:rsidRPr="008139DD">
        <w:t>transfered</w:t>
      </w:r>
      <w:proofErr w:type="spellEnd"/>
      <w:r w:rsidRPr="008139DD">
        <w:t xml:space="preserve"> </w:t>
      </w:r>
      <w:r w:rsidR="0007583F" w:rsidRPr="008139DD">
        <w:t xml:space="preserve">from </w:t>
      </w:r>
      <w:proofErr w:type="spellStart"/>
      <w:proofErr w:type="gramStart"/>
      <w:r w:rsidR="0007583F" w:rsidRPr="008139DD">
        <w:rPr>
          <w:i/>
        </w:rPr>
        <w:t>lia.output</w:t>
      </w:r>
      <w:proofErr w:type="spellEnd"/>
      <w:proofErr w:type="gramEnd"/>
      <w:r w:rsidR="0007583F" w:rsidRPr="008139DD">
        <w:rPr>
          <w:i/>
        </w:rPr>
        <w:t xml:space="preserve"> </w:t>
      </w:r>
      <w:r w:rsidRPr="008139DD">
        <w:t xml:space="preserve">to </w:t>
      </w:r>
      <w:r w:rsidR="0007583F" w:rsidRPr="008139DD">
        <w:t>excitation output (</w:t>
      </w:r>
      <w:proofErr w:type="spellStart"/>
      <w:r w:rsidR="0007583F" w:rsidRPr="008139DD">
        <w:rPr>
          <w:i/>
        </w:rPr>
        <w:t>aio.t.slowHeightDrive</w:t>
      </w:r>
      <w:proofErr w:type="spellEnd"/>
      <w:r w:rsidR="0007583F" w:rsidRPr="008139DD">
        <w:rPr>
          <w:i/>
        </w:rPr>
        <w:t xml:space="preserve"> </w:t>
      </w:r>
      <w:r w:rsidR="0007583F" w:rsidRPr="008139DD">
        <w:t xml:space="preserve">and </w:t>
      </w:r>
      <w:proofErr w:type="spellStart"/>
      <w:r w:rsidR="0007583F" w:rsidRPr="008139DD">
        <w:rPr>
          <w:i/>
        </w:rPr>
        <w:t>aio.t.fastDrive</w:t>
      </w:r>
      <w:proofErr w:type="spellEnd"/>
      <w:r w:rsidR="0007583F" w:rsidRPr="008139DD">
        <w:rPr>
          <w:i/>
        </w:rPr>
        <w:t>)</w:t>
      </w:r>
      <w:r w:rsidRPr="008139DD">
        <w:t>.</w:t>
      </w:r>
    </w:p>
    <w:p w14:paraId="229ABFB8" w14:textId="45C7D591" w:rsidR="003914D7" w:rsidRPr="003914D7" w:rsidRDefault="003914D7" w:rsidP="003914D7">
      <w:pPr>
        <w:jc w:val="both"/>
      </w:pPr>
      <w:r w:rsidRPr="008139DD">
        <w:rPr>
          <w:b/>
          <w:bCs/>
        </w:rPr>
        <w:t>Contact:</w:t>
      </w:r>
      <w:r w:rsidR="00497B99" w:rsidRPr="008139DD">
        <w:t xml:space="preserve"> Vertical deflection i</w:t>
      </w:r>
      <w:r w:rsidRPr="008139DD">
        <w:t>nput (</w:t>
      </w:r>
      <w:proofErr w:type="spellStart"/>
      <w:r w:rsidR="00497B99" w:rsidRPr="008139DD">
        <w:rPr>
          <w:i/>
        </w:rPr>
        <w:t>aio.</w:t>
      </w:r>
      <w:proofErr w:type="gramStart"/>
      <w:r w:rsidR="00497B99" w:rsidRPr="008139DD">
        <w:rPr>
          <w:i/>
        </w:rPr>
        <w:t>t.slowHorizVert</w:t>
      </w:r>
      <w:proofErr w:type="spellEnd"/>
      <w:proofErr w:type="gramEnd"/>
      <w:r w:rsidR="00497B99" w:rsidRPr="008139DD">
        <w:rPr>
          <w:i/>
        </w:rPr>
        <w:t xml:space="preserve"> [0]</w:t>
      </w:r>
      <w:r w:rsidR="00497B99" w:rsidRPr="008139DD">
        <w:t xml:space="preserve"> or </w:t>
      </w:r>
      <w:proofErr w:type="spellStart"/>
      <w:r w:rsidR="00497B99" w:rsidRPr="008139DD">
        <w:rPr>
          <w:i/>
        </w:rPr>
        <w:t>aio.t.fastVert</w:t>
      </w:r>
      <w:proofErr w:type="spellEnd"/>
      <w:r w:rsidRPr="008139DD">
        <w:t xml:space="preserve">) is written in </w:t>
      </w:r>
      <w:proofErr w:type="spellStart"/>
      <w:r w:rsidRPr="008139DD">
        <w:rPr>
          <w:i/>
        </w:rPr>
        <w:t>aio.t.contactModeIn</w:t>
      </w:r>
      <w:proofErr w:type="spellEnd"/>
      <w:r w:rsidR="00497B99" w:rsidRPr="008139DD">
        <w:rPr>
          <w:i/>
        </w:rPr>
        <w:t>.</w:t>
      </w:r>
    </w:p>
    <w:p w14:paraId="25B9C86B" w14:textId="765834F2" w:rsidR="003914D7" w:rsidRPr="003914D7" w:rsidRDefault="003914D7" w:rsidP="003914D7">
      <w:pPr>
        <w:jc w:val="both"/>
      </w:pPr>
      <w:r w:rsidRPr="008139DD">
        <w:rPr>
          <w:b/>
          <w:bCs/>
        </w:rPr>
        <w:t xml:space="preserve">Aux: </w:t>
      </w:r>
      <w:r w:rsidR="00497B99" w:rsidRPr="008139DD">
        <w:t>Horizontal deflection i</w:t>
      </w:r>
      <w:r w:rsidRPr="008139DD">
        <w:t>nput (</w:t>
      </w:r>
      <w:proofErr w:type="spellStart"/>
      <w:r w:rsidR="00497B99" w:rsidRPr="008139DD">
        <w:rPr>
          <w:i/>
        </w:rPr>
        <w:t>aio.</w:t>
      </w:r>
      <w:proofErr w:type="gramStart"/>
      <w:r w:rsidR="00497B99" w:rsidRPr="008139DD">
        <w:rPr>
          <w:i/>
        </w:rPr>
        <w:t>t.slowHorizVert</w:t>
      </w:r>
      <w:proofErr w:type="spellEnd"/>
      <w:proofErr w:type="gramEnd"/>
      <w:r w:rsidR="00497B99" w:rsidRPr="008139DD">
        <w:rPr>
          <w:i/>
        </w:rPr>
        <w:t xml:space="preserve"> [1]</w:t>
      </w:r>
      <w:r w:rsidRPr="008139DD">
        <w:t xml:space="preserve">) is written in </w:t>
      </w:r>
      <w:proofErr w:type="spellStart"/>
      <w:r w:rsidRPr="008139DD">
        <w:rPr>
          <w:i/>
        </w:rPr>
        <w:t>aio.t.aux</w:t>
      </w:r>
      <w:proofErr w:type="spellEnd"/>
    </w:p>
    <w:p w14:paraId="634A6ACA" w14:textId="77777777" w:rsidR="003914D7" w:rsidRPr="003914D7" w:rsidRDefault="003914D7" w:rsidP="003914D7">
      <w:pPr>
        <w:jc w:val="both"/>
      </w:pPr>
      <w:r w:rsidRPr="008139DD">
        <w:rPr>
          <w:b/>
          <w:bCs/>
        </w:rPr>
        <w:t xml:space="preserve">New mode: </w:t>
      </w:r>
      <w:r w:rsidRPr="008139DD">
        <w:t xml:space="preserve">If you want to implement a new mode you can send the input data to </w:t>
      </w:r>
      <w:proofErr w:type="spellStart"/>
      <w:r w:rsidRPr="008139DD">
        <w:rPr>
          <w:i/>
        </w:rPr>
        <w:t>aio.</w:t>
      </w:r>
      <w:proofErr w:type="gramStart"/>
      <w:r w:rsidRPr="008139DD">
        <w:rPr>
          <w:i/>
        </w:rPr>
        <w:t>t.newMode</w:t>
      </w:r>
      <w:proofErr w:type="spellEnd"/>
      <w:proofErr w:type="gramEnd"/>
      <w:r w:rsidRPr="008139DD">
        <w:t xml:space="preserve"> and follow the dedicated loop (</w:t>
      </w:r>
      <w:r w:rsidRPr="008139DD">
        <w:rPr>
          <w:i/>
        </w:rPr>
        <w:t>#New mode#</w:t>
      </w:r>
      <w:r w:rsidRPr="008139DD">
        <w:t>).</w:t>
      </w:r>
    </w:p>
    <w:p w14:paraId="7080248E" w14:textId="6093FCB4" w:rsidR="003914D7" w:rsidRPr="0033227C" w:rsidRDefault="003914D7" w:rsidP="003914D7">
      <w:pPr>
        <w:jc w:val="both"/>
      </w:pPr>
      <w:proofErr w:type="spellStart"/>
      <w:r w:rsidRPr="008139DD">
        <w:rPr>
          <w:b/>
          <w:bCs/>
        </w:rPr>
        <w:t>ThermalTune</w:t>
      </w:r>
      <w:proofErr w:type="spellEnd"/>
      <w:r w:rsidRPr="008139DD">
        <w:rPr>
          <w:b/>
          <w:bCs/>
        </w:rPr>
        <w:t xml:space="preserve">: </w:t>
      </w:r>
      <w:r w:rsidR="00497B99" w:rsidRPr="008139DD">
        <w:t>Vertical deflection input (</w:t>
      </w:r>
      <w:proofErr w:type="spellStart"/>
      <w:r w:rsidR="00497B99" w:rsidRPr="008139DD">
        <w:rPr>
          <w:i/>
        </w:rPr>
        <w:t>aio.</w:t>
      </w:r>
      <w:proofErr w:type="gramStart"/>
      <w:r w:rsidR="00497B99" w:rsidRPr="008139DD">
        <w:rPr>
          <w:i/>
        </w:rPr>
        <w:t>t.slowHorizVert</w:t>
      </w:r>
      <w:proofErr w:type="spellEnd"/>
      <w:proofErr w:type="gramEnd"/>
      <w:r w:rsidR="00497B99" w:rsidRPr="008139DD">
        <w:rPr>
          <w:i/>
        </w:rPr>
        <w:t xml:space="preserve"> [0]</w:t>
      </w:r>
      <w:r w:rsidR="00497B99" w:rsidRPr="008139DD">
        <w:t xml:space="preserve"> or </w:t>
      </w:r>
      <w:proofErr w:type="spellStart"/>
      <w:r w:rsidR="00497B99" w:rsidRPr="008139DD">
        <w:rPr>
          <w:i/>
        </w:rPr>
        <w:t>aio.t.fastVert</w:t>
      </w:r>
      <w:proofErr w:type="spellEnd"/>
      <w:r w:rsidR="00497B99" w:rsidRPr="008139DD">
        <w:t xml:space="preserve">) </w:t>
      </w:r>
      <w:r w:rsidRPr="008139DD">
        <w:t xml:space="preserve">is written into </w:t>
      </w:r>
      <w:proofErr w:type="spellStart"/>
      <w:r w:rsidRPr="008139DD">
        <w:rPr>
          <w:i/>
        </w:rPr>
        <w:t>aio.t.thermalTune</w:t>
      </w:r>
      <w:proofErr w:type="spellEnd"/>
      <w:r w:rsidRPr="008139DD">
        <w:t xml:space="preserve"> with the option of </w:t>
      </w:r>
      <w:proofErr w:type="spellStart"/>
      <w:r w:rsidRPr="008139DD">
        <w:t>downsampling</w:t>
      </w:r>
      <w:proofErr w:type="spellEnd"/>
      <w:r w:rsidRPr="008139DD">
        <w:t>.</w:t>
      </w:r>
      <w:r w:rsidR="0033227C" w:rsidRPr="008139DD">
        <w:t xml:space="preserve"> Circular counter counts up to </w:t>
      </w:r>
      <w:proofErr w:type="spellStart"/>
      <w:r w:rsidR="0033227C" w:rsidRPr="008139DD">
        <w:rPr>
          <w:i/>
        </w:rPr>
        <w:lastRenderedPageBreak/>
        <w:t>thermalTuneDownsampler</w:t>
      </w:r>
      <w:proofErr w:type="spellEnd"/>
      <w:r w:rsidR="0033227C" w:rsidRPr="008139DD">
        <w:t xml:space="preserve"> at every valid input and generates input valid for </w:t>
      </w:r>
      <w:proofErr w:type="spellStart"/>
      <w:r w:rsidR="0033227C" w:rsidRPr="008139DD">
        <w:rPr>
          <w:i/>
        </w:rPr>
        <w:t>aio.</w:t>
      </w:r>
      <w:proofErr w:type="gramStart"/>
      <w:r w:rsidR="0033227C" w:rsidRPr="008139DD">
        <w:rPr>
          <w:i/>
        </w:rPr>
        <w:t>t.thermalTune</w:t>
      </w:r>
      <w:proofErr w:type="spellEnd"/>
      <w:proofErr w:type="gramEnd"/>
      <w:r w:rsidR="0033227C" w:rsidRPr="008139DD">
        <w:rPr>
          <w:i/>
        </w:rPr>
        <w:t xml:space="preserve"> </w:t>
      </w:r>
      <w:r w:rsidR="0033227C" w:rsidRPr="008139DD">
        <w:t xml:space="preserve">when </w:t>
      </w:r>
      <w:proofErr w:type="spellStart"/>
      <w:r w:rsidR="0033227C" w:rsidRPr="008139DD">
        <w:t>maximim</w:t>
      </w:r>
      <w:proofErr w:type="spellEnd"/>
      <w:r w:rsidR="0033227C" w:rsidRPr="008139DD">
        <w:t xml:space="preserve"> is reached.</w:t>
      </w:r>
    </w:p>
    <w:p w14:paraId="552883CE" w14:textId="77777777" w:rsidR="007C4C94" w:rsidRDefault="00CE432E" w:rsidP="007C4C94">
      <w:pPr>
        <w:keepNext/>
      </w:pPr>
      <w:r w:rsidRPr="00CE432E">
        <w:rPr>
          <w:noProof/>
        </w:rPr>
        <w:drawing>
          <wp:inline distT="0" distB="0" distL="0" distR="0" wp14:anchorId="7F47EE88" wp14:editId="7B0D8891">
            <wp:extent cx="5943600" cy="2187468"/>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187468"/>
                    </a:xfrm>
                    <a:prstGeom prst="rect">
                      <a:avLst/>
                    </a:prstGeom>
                    <a:noFill/>
                    <a:ln>
                      <a:noFill/>
                    </a:ln>
                  </pic:spPr>
                </pic:pic>
              </a:graphicData>
            </a:graphic>
          </wp:inline>
        </w:drawing>
      </w:r>
    </w:p>
    <w:p w14:paraId="26B93080" w14:textId="20F61785" w:rsidR="003914D7"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9</w:t>
      </w:r>
      <w:r w:rsidR="008A3512">
        <w:rPr>
          <w:noProof/>
        </w:rPr>
        <w:fldChar w:fldCharType="end"/>
      </w:r>
      <w:r>
        <w:t xml:space="preserve"> </w:t>
      </w:r>
      <w:r w:rsidRPr="003E12E8">
        <w:t>Input module acquisition and excitation output</w:t>
      </w:r>
    </w:p>
    <w:p w14:paraId="6F99F946" w14:textId="3E35F271" w:rsidR="00B24BD4" w:rsidRPr="00B24BD4" w:rsidRDefault="00B24BD4" w:rsidP="00B24BD4">
      <w:pPr>
        <w:pStyle w:val="Heading1"/>
        <w:rPr>
          <w:color w:val="FF0000"/>
        </w:rPr>
      </w:pPr>
      <w:bookmarkStart w:id="21" w:name="_Toc87963180"/>
      <w:r>
        <w:t>ORT Mode</w:t>
      </w:r>
      <w:bookmarkEnd w:id="21"/>
    </w:p>
    <w:p w14:paraId="3FF8C0AC" w14:textId="4F44CC14" w:rsidR="007C4C94" w:rsidRDefault="007C4C94" w:rsidP="007C4C94">
      <w:pPr>
        <w:keepNext/>
      </w:pPr>
      <w:r w:rsidRPr="007C4C94">
        <w:rPr>
          <w:noProof/>
        </w:rPr>
        <w:drawing>
          <wp:inline distT="0" distB="0" distL="0" distR="0" wp14:anchorId="1D55F4A8" wp14:editId="3A3A3A87">
            <wp:extent cx="5943600" cy="23387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38705"/>
                    </a:xfrm>
                    <a:prstGeom prst="rect">
                      <a:avLst/>
                    </a:prstGeom>
                  </pic:spPr>
                </pic:pic>
              </a:graphicData>
            </a:graphic>
          </wp:inline>
        </w:drawing>
      </w:r>
    </w:p>
    <w:p w14:paraId="6D7E7394" w14:textId="26B63C5C" w:rsidR="00B24BD4" w:rsidRPr="00B24BD4"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10</w:t>
      </w:r>
      <w:r w:rsidR="008A3512">
        <w:rPr>
          <w:noProof/>
        </w:rPr>
        <w:fldChar w:fldCharType="end"/>
      </w:r>
      <w:r>
        <w:t xml:space="preserve"> </w:t>
      </w:r>
      <w:r w:rsidRPr="009B76A3">
        <w:t>ORT Mode</w:t>
      </w:r>
    </w:p>
    <w:p w14:paraId="029ECBA8" w14:textId="164EAAC1" w:rsidR="00B24BD4" w:rsidRDefault="00B24BD4" w:rsidP="006835F6">
      <w:pPr>
        <w:jc w:val="both"/>
      </w:pPr>
      <w:r>
        <w:t xml:space="preserve">This loop handles ort mode operation. Indexed input is sent to </w:t>
      </w:r>
      <w:r w:rsidRPr="006835F6">
        <w:rPr>
          <w:i/>
        </w:rPr>
        <w:t>ort</w:t>
      </w:r>
      <w:r w:rsidR="00243CBC" w:rsidRPr="006835F6">
        <w:rPr>
          <w:i/>
        </w:rPr>
        <w:t>_main</w:t>
      </w:r>
      <w:r w:rsidRPr="006835F6">
        <w:rPr>
          <w:i/>
        </w:rPr>
        <w:t>.vi</w:t>
      </w:r>
      <w:r w:rsidRPr="00243CBC">
        <w:t xml:space="preserve">. </w:t>
      </w:r>
      <w:r>
        <w:t xml:space="preserve">Peak force output of </w:t>
      </w:r>
      <w:r w:rsidRPr="006835F6">
        <w:rPr>
          <w:i/>
        </w:rPr>
        <w:t>ort</w:t>
      </w:r>
      <w:r w:rsidR="00243CBC" w:rsidRPr="006835F6">
        <w:rPr>
          <w:i/>
        </w:rPr>
        <w:t>_main</w:t>
      </w:r>
      <w:r w:rsidRPr="006835F6">
        <w:rPr>
          <w:i/>
        </w:rPr>
        <w:t>.vi</w:t>
      </w:r>
      <w:r>
        <w:t xml:space="preserve"> is transferred to the PID loop via </w:t>
      </w:r>
      <w:proofErr w:type="spellStart"/>
      <w:proofErr w:type="gramStart"/>
      <w:r w:rsidRPr="006835F6">
        <w:rPr>
          <w:i/>
        </w:rPr>
        <w:t>ort.tPeakForce</w:t>
      </w:r>
      <w:proofErr w:type="spellEnd"/>
      <w:proofErr w:type="gramEnd"/>
      <w:r>
        <w:t xml:space="preserve"> as the process variable.</w:t>
      </w:r>
      <w:r w:rsidR="001D3EB8">
        <w:t xml:space="preserve"> </w:t>
      </w:r>
    </w:p>
    <w:p w14:paraId="62F97166" w14:textId="6B9F064B" w:rsidR="00D75F7A" w:rsidRDefault="00D75F7A" w:rsidP="003914D7">
      <w:proofErr w:type="spellStart"/>
      <w:proofErr w:type="gramStart"/>
      <w:r w:rsidRPr="006835F6">
        <w:rPr>
          <w:i/>
        </w:rPr>
        <w:t>Ort.hdt.int.t.fcBgnd</w:t>
      </w:r>
      <w:proofErr w:type="spellEnd"/>
      <w:proofErr w:type="gramEnd"/>
      <w:r>
        <w:t xml:space="preserve"> is used to transfer the background to the host. </w:t>
      </w:r>
    </w:p>
    <w:p w14:paraId="511E4F9E" w14:textId="77777777" w:rsidR="007C4C94" w:rsidRDefault="006835F6" w:rsidP="007C4C94">
      <w:pPr>
        <w:keepNext/>
      </w:pPr>
      <w:r w:rsidRPr="006835F6">
        <w:rPr>
          <w:noProof/>
        </w:rPr>
        <w:lastRenderedPageBreak/>
        <w:drawing>
          <wp:inline distT="0" distB="0" distL="0" distR="0" wp14:anchorId="38AF1289" wp14:editId="3FAC38C8">
            <wp:extent cx="5527675" cy="218503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7675" cy="2185035"/>
                    </a:xfrm>
                    <a:prstGeom prst="rect">
                      <a:avLst/>
                    </a:prstGeom>
                    <a:noFill/>
                    <a:ln>
                      <a:noFill/>
                    </a:ln>
                  </pic:spPr>
                </pic:pic>
              </a:graphicData>
            </a:graphic>
          </wp:inline>
        </w:drawing>
      </w:r>
    </w:p>
    <w:p w14:paraId="5465155C" w14:textId="2E330E74" w:rsidR="00B24BD4"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11</w:t>
      </w:r>
      <w:r w:rsidR="008A3512">
        <w:rPr>
          <w:noProof/>
        </w:rPr>
        <w:fldChar w:fldCharType="end"/>
      </w:r>
      <w:r>
        <w:t xml:space="preserve"> ort_main.vi</w:t>
      </w:r>
    </w:p>
    <w:p w14:paraId="69796575" w14:textId="4F577610" w:rsidR="00B24BD4" w:rsidRPr="00243CBC" w:rsidRDefault="00B24BD4" w:rsidP="003914D7">
      <w:r>
        <w:t xml:space="preserve">The first action in </w:t>
      </w:r>
      <w:r w:rsidRPr="006835F6">
        <w:rPr>
          <w:i/>
        </w:rPr>
        <w:t>ort.vi</w:t>
      </w:r>
      <w:r>
        <w:t xml:space="preserve"> is background correction. </w:t>
      </w:r>
      <w:r w:rsidR="00243CBC">
        <w:t xml:space="preserve">By doing so tip-sample interaction is acquired. Data passes into </w:t>
      </w:r>
      <w:r w:rsidR="00243CBC" w:rsidRPr="006835F6">
        <w:rPr>
          <w:i/>
        </w:rPr>
        <w:t>ort_bgc_main.vi</w:t>
      </w:r>
      <w:r w:rsidR="00243CBC">
        <w:rPr>
          <w:color w:val="FF0000"/>
        </w:rPr>
        <w:t xml:space="preserve"> </w:t>
      </w:r>
      <w:r w:rsidR="00243CBC">
        <w:t xml:space="preserve">and previously saved background is subtracted from the new data. </w:t>
      </w:r>
    </w:p>
    <w:p w14:paraId="35409CCC" w14:textId="77777777" w:rsidR="007C4C94" w:rsidRDefault="00B24BD4" w:rsidP="007C4C94">
      <w:pPr>
        <w:keepNext/>
      </w:pPr>
      <w:r w:rsidRPr="00B24BD4">
        <w:rPr>
          <w:noProof/>
        </w:rPr>
        <w:drawing>
          <wp:inline distT="0" distB="0" distL="0" distR="0" wp14:anchorId="2958BEC0" wp14:editId="29431D99">
            <wp:extent cx="2326640" cy="861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26640" cy="861695"/>
                    </a:xfrm>
                    <a:prstGeom prst="rect">
                      <a:avLst/>
                    </a:prstGeom>
                    <a:noFill/>
                    <a:ln>
                      <a:noFill/>
                    </a:ln>
                  </pic:spPr>
                </pic:pic>
              </a:graphicData>
            </a:graphic>
          </wp:inline>
        </w:drawing>
      </w:r>
    </w:p>
    <w:p w14:paraId="2E1E087F" w14:textId="3E256676" w:rsidR="00B24BD4" w:rsidRPr="00FB16C6" w:rsidRDefault="007C4C94" w:rsidP="007C4C94">
      <w:pPr>
        <w:pStyle w:val="Caption"/>
        <w:rPr>
          <w:rPrChange w:id="22" w:author="Marcos Penedo Garcia" w:date="2022-01-14T18:37:00Z">
            <w:rPr>
              <w:lang w:val="fr-FR"/>
            </w:rPr>
          </w:rPrChange>
        </w:rPr>
      </w:pPr>
      <w:r w:rsidRPr="00FB16C6">
        <w:rPr>
          <w:rPrChange w:id="23" w:author="Marcos Penedo Garcia" w:date="2022-01-14T18:37:00Z">
            <w:rPr>
              <w:lang w:val="fr-FR"/>
            </w:rPr>
          </w:rPrChange>
        </w:rPr>
        <w:t xml:space="preserve">Figure </w:t>
      </w:r>
      <w:r>
        <w:fldChar w:fldCharType="begin"/>
      </w:r>
      <w:r w:rsidRPr="00FB16C6">
        <w:rPr>
          <w:rPrChange w:id="24" w:author="Marcos Penedo Garcia" w:date="2022-01-14T18:37:00Z">
            <w:rPr>
              <w:lang w:val="fr-FR"/>
            </w:rPr>
          </w:rPrChange>
        </w:rPr>
        <w:instrText xml:space="preserve"> SEQ Figure \* ARABIC </w:instrText>
      </w:r>
      <w:r>
        <w:fldChar w:fldCharType="separate"/>
      </w:r>
      <w:r w:rsidR="005A2A33" w:rsidRPr="00FB16C6">
        <w:rPr>
          <w:noProof/>
          <w:rPrChange w:id="25" w:author="Marcos Penedo Garcia" w:date="2022-01-14T18:37:00Z">
            <w:rPr>
              <w:noProof/>
              <w:lang w:val="fr-FR"/>
            </w:rPr>
          </w:rPrChange>
        </w:rPr>
        <w:t>12</w:t>
      </w:r>
      <w:r>
        <w:fldChar w:fldCharType="end"/>
      </w:r>
      <w:r w:rsidRPr="00FB16C6">
        <w:rPr>
          <w:rPrChange w:id="26" w:author="Marcos Penedo Garcia" w:date="2022-01-14T18:37:00Z">
            <w:rPr>
              <w:lang w:val="fr-FR"/>
            </w:rPr>
          </w:rPrChange>
        </w:rPr>
        <w:t xml:space="preserve"> ort_bgc_main.vi</w:t>
      </w:r>
    </w:p>
    <w:p w14:paraId="20A26C95" w14:textId="4453AA5B" w:rsidR="00243CBC" w:rsidRDefault="00243CBC" w:rsidP="006835F6">
      <w:pPr>
        <w:jc w:val="both"/>
      </w:pPr>
      <w:r w:rsidRPr="006835F6">
        <w:rPr>
          <w:i/>
        </w:rPr>
        <w:t>ort_bgc_main.vi</w:t>
      </w:r>
      <w:r>
        <w:t xml:space="preserve"> not only subtracts the background data but also records the background into memory with </w:t>
      </w:r>
      <w:r w:rsidRPr="006835F6">
        <w:rPr>
          <w:i/>
        </w:rPr>
        <w:t>BGND AVG TO BRAM vi</w:t>
      </w:r>
      <w:r>
        <w:t xml:space="preserve">. It averages given number of ort cycles </w:t>
      </w:r>
      <w:r w:rsidR="00D25622">
        <w:t xml:space="preserve">and writes into memory block named </w:t>
      </w:r>
      <w:proofErr w:type="spellStart"/>
      <w:proofErr w:type="gramStart"/>
      <w:r w:rsidR="00D25622" w:rsidRPr="006835F6">
        <w:rPr>
          <w:i/>
        </w:rPr>
        <w:t>ort.bgc.average</w:t>
      </w:r>
      <w:proofErr w:type="spellEnd"/>
      <w:proofErr w:type="gramEnd"/>
      <w:r w:rsidR="00D25622">
        <w:t xml:space="preserve">. </w:t>
      </w:r>
    </w:p>
    <w:p w14:paraId="7E4EE627" w14:textId="23B01FEF" w:rsidR="00D25622" w:rsidRDefault="00D25622" w:rsidP="006835F6">
      <w:pPr>
        <w:jc w:val="both"/>
      </w:pPr>
      <w:r>
        <w:t xml:space="preserve">Subtracted data passes to </w:t>
      </w:r>
      <w:r w:rsidRPr="006835F6">
        <w:rPr>
          <w:i/>
        </w:rPr>
        <w:t>ort_find_max.vi</w:t>
      </w:r>
      <w:r>
        <w:t>. This vi searches for the max force with three different methods. The first method</w:t>
      </w:r>
      <w:r w:rsidR="00486738">
        <w:t xml:space="preserve">, </w:t>
      </w:r>
      <w:r w:rsidRPr="006835F6">
        <w:rPr>
          <w:i/>
        </w:rPr>
        <w:t>syncMaxWithAverage.vi</w:t>
      </w:r>
      <w:r>
        <w:t>.</w:t>
      </w:r>
      <w:r w:rsidR="00486738">
        <w:t>, averages the last numbers in the given window size (</w:t>
      </w:r>
      <w:r w:rsidR="00486738" w:rsidRPr="006835F6">
        <w:rPr>
          <w:i/>
        </w:rPr>
        <w:t>ort.</w:t>
      </w:r>
      <w:proofErr w:type="gramStart"/>
      <w:r w:rsidR="00486738" w:rsidRPr="006835F6">
        <w:rPr>
          <w:i/>
        </w:rPr>
        <w:t>p.winSizeP</w:t>
      </w:r>
      <w:proofErr w:type="gramEnd"/>
      <w:r w:rsidR="00486738" w:rsidRPr="006835F6">
        <w:rPr>
          <w:i/>
        </w:rPr>
        <w:t>2</w:t>
      </w:r>
      <w:r w:rsidR="00486738">
        <w:t>) and searches for the maximum value. This method is used to reduce the noise in the interaction. The second method (</w:t>
      </w:r>
      <w:r w:rsidR="00486738" w:rsidRPr="006835F6">
        <w:rPr>
          <w:i/>
        </w:rPr>
        <w:t>asyncMaxWithAverage.vi</w:t>
      </w:r>
      <w:r w:rsidR="00486738">
        <w:t>) averages all the numbers in the given window, it doesn’t search for the maximum point. The third one (</w:t>
      </w:r>
      <w:r w:rsidR="00486738" w:rsidRPr="006835F6">
        <w:rPr>
          <w:i/>
        </w:rPr>
        <w:t>asyncMaxSearch.vi</w:t>
      </w:r>
      <w:r w:rsidR="00486738">
        <w:t xml:space="preserve">) searches for the maximum point in the given window without averaging.  </w:t>
      </w:r>
    </w:p>
    <w:p w14:paraId="437FCECF" w14:textId="77777777" w:rsidR="00D25622" w:rsidRDefault="00D25622" w:rsidP="003914D7"/>
    <w:p w14:paraId="18933FD1" w14:textId="77777777" w:rsidR="007C4C94" w:rsidRDefault="00D25622" w:rsidP="007C4C94">
      <w:pPr>
        <w:keepNext/>
      </w:pPr>
      <w:r w:rsidRPr="00D25622">
        <w:rPr>
          <w:noProof/>
        </w:rPr>
        <w:lastRenderedPageBreak/>
        <w:drawing>
          <wp:inline distT="0" distB="0" distL="0" distR="0" wp14:anchorId="3AAF9DFC" wp14:editId="1A0B4C3C">
            <wp:extent cx="4787265" cy="1885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7265" cy="1885950"/>
                    </a:xfrm>
                    <a:prstGeom prst="rect">
                      <a:avLst/>
                    </a:prstGeom>
                    <a:noFill/>
                    <a:ln>
                      <a:noFill/>
                    </a:ln>
                  </pic:spPr>
                </pic:pic>
              </a:graphicData>
            </a:graphic>
          </wp:inline>
        </w:drawing>
      </w:r>
    </w:p>
    <w:p w14:paraId="1F322F9A" w14:textId="3ED44AAB" w:rsidR="00D25622" w:rsidRDefault="007C4C94" w:rsidP="007C4C9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13</w:t>
      </w:r>
      <w:r w:rsidR="008A3512">
        <w:rPr>
          <w:noProof/>
        </w:rPr>
        <w:fldChar w:fldCharType="end"/>
      </w:r>
      <w:r>
        <w:t xml:space="preserve"> </w:t>
      </w:r>
      <w:r w:rsidRPr="00761F0E">
        <w:t>ort_find_max.vi</w:t>
      </w:r>
    </w:p>
    <w:p w14:paraId="38E0D595" w14:textId="4F6C594C" w:rsidR="00F1100F" w:rsidRDefault="00F1100F" w:rsidP="003914D7">
      <w:r w:rsidRPr="006835F6">
        <w:rPr>
          <w:i/>
        </w:rPr>
        <w:t>ortMaterialProp.vi</w:t>
      </w:r>
      <w:r>
        <w:t xml:space="preserve"> </w:t>
      </w:r>
      <w:r w:rsidR="00283222">
        <w:t>calculates the approach and retract slopes (</w:t>
      </w:r>
      <w:r w:rsidR="00283222" w:rsidRPr="006835F6">
        <w:rPr>
          <w:i/>
        </w:rPr>
        <w:t>fb-</w:t>
      </w:r>
      <w:proofErr w:type="spellStart"/>
      <w:r w:rsidR="00283222" w:rsidRPr="006835F6">
        <w:rPr>
          <w:i/>
        </w:rPr>
        <w:t>hdt.</w:t>
      </w:r>
      <w:proofErr w:type="gramStart"/>
      <w:r w:rsidR="00283222" w:rsidRPr="006835F6">
        <w:rPr>
          <w:i/>
        </w:rPr>
        <w:t>t.fwdSlope</w:t>
      </w:r>
      <w:proofErr w:type="spellEnd"/>
      <w:proofErr w:type="gramEnd"/>
      <w:r w:rsidR="00283222" w:rsidRPr="006835F6">
        <w:rPr>
          <w:i/>
        </w:rPr>
        <w:t>, fb-</w:t>
      </w:r>
      <w:proofErr w:type="spellStart"/>
      <w:r w:rsidR="00283222" w:rsidRPr="006835F6">
        <w:rPr>
          <w:i/>
        </w:rPr>
        <w:t>hdt.t.bwdSlope</w:t>
      </w:r>
      <w:proofErr w:type="spellEnd"/>
      <w:r w:rsidR="00283222">
        <w:t>), min values on approach and retract (</w:t>
      </w:r>
      <w:proofErr w:type="spellStart"/>
      <w:r w:rsidR="00283222" w:rsidRPr="006835F6">
        <w:rPr>
          <w:i/>
        </w:rPr>
        <w:t>ort.ApprMinValue</w:t>
      </w:r>
      <w:proofErr w:type="spellEnd"/>
      <w:r w:rsidR="00283222" w:rsidRPr="006835F6">
        <w:rPr>
          <w:i/>
        </w:rPr>
        <w:t xml:space="preserve">, </w:t>
      </w:r>
      <w:proofErr w:type="spellStart"/>
      <w:r w:rsidR="00283222" w:rsidRPr="006835F6">
        <w:rPr>
          <w:i/>
        </w:rPr>
        <w:t>ort.RetractMinValue</w:t>
      </w:r>
      <w:proofErr w:type="spellEnd"/>
      <w:r w:rsidR="00283222" w:rsidRPr="006835F6">
        <w:rPr>
          <w:i/>
        </w:rPr>
        <w:t>, fb-</w:t>
      </w:r>
      <w:proofErr w:type="spellStart"/>
      <w:r w:rsidR="00283222" w:rsidRPr="006835F6">
        <w:rPr>
          <w:i/>
        </w:rPr>
        <w:t>hdt.t.minBwd</w:t>
      </w:r>
      <w:proofErr w:type="spellEnd"/>
      <w:r w:rsidR="00283222">
        <w:t xml:space="preserve"> is used to send retract minimum value as one an image channel), dissipation (</w:t>
      </w:r>
      <w:r w:rsidR="00283222" w:rsidRPr="006835F6">
        <w:rPr>
          <w:i/>
        </w:rPr>
        <w:t>fb-</w:t>
      </w:r>
      <w:proofErr w:type="spellStart"/>
      <w:r w:rsidR="00283222" w:rsidRPr="006835F6">
        <w:rPr>
          <w:i/>
        </w:rPr>
        <w:t>hdt.t.Dissipation</w:t>
      </w:r>
      <w:proofErr w:type="spellEnd"/>
      <w:r w:rsidR="00283222">
        <w:t>)</w:t>
      </w:r>
      <w:r w:rsidR="00C50389">
        <w:t>.</w:t>
      </w:r>
    </w:p>
    <w:p w14:paraId="40E9F843" w14:textId="7B289896" w:rsidR="003914D7" w:rsidRDefault="00C50389" w:rsidP="00466A39">
      <w:pPr>
        <w:pStyle w:val="ListParagraph"/>
        <w:numPr>
          <w:ilvl w:val="0"/>
          <w:numId w:val="2"/>
        </w:numPr>
        <w:jc w:val="both"/>
      </w:pPr>
      <w:r>
        <w:t xml:space="preserve">Dissipation: Net area under force displacement curve is calculated. Since the excitation is </w:t>
      </w:r>
      <w:ins w:id="27" w:author="Kangül Mustafa" w:date="2022-02-21T17:14:00Z">
        <w:r w:rsidR="006F5C9F">
          <w:t xml:space="preserve">a </w:t>
        </w:r>
      </w:ins>
      <w:r w:rsidR="00466A39">
        <w:t>co</w:t>
      </w:r>
      <w:r>
        <w:t xml:space="preserve">sine wave accumulation of </w:t>
      </w:r>
      <w:ins w:id="28" w:author="Kangül Mustafa" w:date="2022-02-21T17:14:00Z">
        <w:r w:rsidR="006F5C9F">
          <w:t xml:space="preserve">the </w:t>
        </w:r>
      </w:ins>
      <w:r>
        <w:t xml:space="preserve">cantilever deflection is not enough. Instead, deflection should be multiplied by </w:t>
      </w:r>
      <w:proofErr w:type="spellStart"/>
      <w:r>
        <w:rPr>
          <w:rFonts w:cstheme="minorHAnsi"/>
        </w:rPr>
        <w:t>Δ</w:t>
      </w:r>
      <w:r>
        <w:t>z</w:t>
      </w:r>
      <w:proofErr w:type="spellEnd"/>
      <w:r>
        <w:t>, which is the derivative of the excitation.</w:t>
      </w:r>
    </w:p>
    <w:p w14:paraId="5778272E" w14:textId="0F87EF3E" w:rsidR="00C50389" w:rsidRDefault="00C50389" w:rsidP="00466A39">
      <w:pPr>
        <w:pStyle w:val="ListParagraph"/>
        <w:numPr>
          <w:ilvl w:val="0"/>
          <w:numId w:val="2"/>
        </w:numPr>
        <w:jc w:val="both"/>
      </w:pPr>
      <w:r w:rsidRPr="00C50389">
        <w:t>Min values: Minimum values are searched b</w:t>
      </w:r>
      <w:r>
        <w:t xml:space="preserve">etween the peak force point and </w:t>
      </w:r>
      <w:ins w:id="29" w:author="Kangül Mustafa" w:date="2022-02-21T17:15:00Z">
        <w:r w:rsidR="006F5C9F">
          <w:t xml:space="preserve">the </w:t>
        </w:r>
      </w:ins>
      <w:r>
        <w:t xml:space="preserve">minimum and </w:t>
      </w:r>
      <w:ins w:id="30" w:author="Kangül Mustafa" w:date="2022-02-21T17:15:00Z">
        <w:r w:rsidR="006F5C9F">
          <w:t xml:space="preserve">the </w:t>
        </w:r>
      </w:ins>
      <w:r>
        <w:t>maximum interaction boundaries selected by the user</w:t>
      </w:r>
      <w:r w:rsidR="007D6370">
        <w:t xml:space="preserve"> (</w:t>
      </w:r>
      <w:proofErr w:type="spellStart"/>
      <w:r w:rsidR="007D6370" w:rsidRPr="007D6370">
        <w:rPr>
          <w:i/>
        </w:rPr>
        <w:t>ortDissIndex</w:t>
      </w:r>
      <w:proofErr w:type="spellEnd"/>
      <w:r w:rsidR="007D6370">
        <w:t>)</w:t>
      </w:r>
      <w:r>
        <w:t xml:space="preserve">. </w:t>
      </w:r>
    </w:p>
    <w:p w14:paraId="300DCA55" w14:textId="77777777" w:rsidR="00466A39" w:rsidRDefault="007D6370" w:rsidP="00466A39">
      <w:pPr>
        <w:pStyle w:val="ListParagraph"/>
        <w:numPr>
          <w:ilvl w:val="0"/>
          <w:numId w:val="2"/>
        </w:numPr>
        <w:jc w:val="both"/>
      </w:pPr>
      <w:r>
        <w:t>Slopes: Both for the approach and retract</w:t>
      </w:r>
      <w:r w:rsidR="00466A39">
        <w:t>,</w:t>
      </w:r>
      <w:r>
        <w:t xml:space="preserve"> </w:t>
      </w:r>
      <w:r w:rsidR="00466A39">
        <w:t>integration of deflection and the integration of the cantilever motion in between the minimum deflection point and maximum deflection point are used to calculate the slope.</w:t>
      </w:r>
    </w:p>
    <w:p w14:paraId="088FF906" w14:textId="77777777" w:rsidR="00BF2224" w:rsidRDefault="005024A0" w:rsidP="00BF2224">
      <w:pPr>
        <w:keepNext/>
        <w:jc w:val="center"/>
      </w:pPr>
      <w:r>
        <w:rPr>
          <w:noProof/>
        </w:rPr>
        <w:drawing>
          <wp:inline distT="0" distB="0" distL="0" distR="0" wp14:anchorId="2F0D1EDD" wp14:editId="792B818E">
            <wp:extent cx="3657600" cy="2299677"/>
            <wp:effectExtent l="0" t="0" r="0" b="571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657600" cy="2299677"/>
                    </a:xfrm>
                    <a:prstGeom prst="rect">
                      <a:avLst/>
                    </a:prstGeom>
                  </pic:spPr>
                </pic:pic>
              </a:graphicData>
            </a:graphic>
          </wp:inline>
        </w:drawing>
      </w:r>
    </w:p>
    <w:p w14:paraId="3E154DFC" w14:textId="77C5BFA4" w:rsidR="00466A39" w:rsidRDefault="00BF2224" w:rsidP="00BF2224">
      <w:pPr>
        <w:pStyle w:val="Caption"/>
        <w:jc w:val="both"/>
        <w:rPr>
          <w:ins w:id="31" w:author="Kangül Mustafa" w:date="2022-02-21T17:16:00Z"/>
        </w:rPr>
      </w:pPr>
      <w:r>
        <w:t xml:space="preserve">Figure </w:t>
      </w:r>
      <w:r w:rsidR="008A3512">
        <w:fldChar w:fldCharType="begin"/>
      </w:r>
      <w:r w:rsidR="008A3512">
        <w:instrText xml:space="preserve"> SEQ Figure \* ARABIC </w:instrText>
      </w:r>
      <w:r w:rsidR="008A3512">
        <w:fldChar w:fldCharType="separate"/>
      </w:r>
      <w:r w:rsidR="005A2A33">
        <w:rPr>
          <w:noProof/>
        </w:rPr>
        <w:t>14</w:t>
      </w:r>
      <w:r w:rsidR="008A3512">
        <w:rPr>
          <w:noProof/>
        </w:rPr>
        <w:fldChar w:fldCharType="end"/>
      </w:r>
      <w:r>
        <w:t xml:space="preserve"> ORT excitation and interaction curves</w:t>
      </w:r>
    </w:p>
    <w:p w14:paraId="12FD9E72" w14:textId="2DA4194B" w:rsidR="006F5C9F" w:rsidRDefault="006F5C9F" w:rsidP="006F5C9F">
      <w:pPr>
        <w:jc w:val="both"/>
      </w:pPr>
      <w:r>
        <w:t xml:space="preserve">Following equations show the math behind dissipation and slope calculation. Highlighted parts are </w:t>
      </w:r>
      <w:r w:rsidR="00031D0B">
        <w:t xml:space="preserve">constant for a given excitation signal. Therefore, they are calculated </w:t>
      </w:r>
      <w:r>
        <w:t xml:space="preserve">and stored in the memory when the excitation signal is generated. </w:t>
      </w:r>
      <w:commentRangeStart w:id="32"/>
      <w:commentRangeEnd w:id="32"/>
      <w:r>
        <w:rPr>
          <w:rStyle w:val="CommentReference"/>
        </w:rPr>
        <w:commentReference w:id="32"/>
      </w:r>
    </w:p>
    <w:p w14:paraId="7855E9F7" w14:textId="77777777" w:rsidR="006F5C9F" w:rsidRPr="006F5C9F" w:rsidRDefault="006F5C9F">
      <w:pPr>
        <w:pPrChange w:id="33" w:author="Kangül Mustafa" w:date="2022-02-21T17:16:00Z">
          <w:pPr>
            <w:pStyle w:val="Caption"/>
            <w:jc w:val="both"/>
          </w:pPr>
        </w:pPrChange>
      </w:pPr>
    </w:p>
    <w:p w14:paraId="525D7EEF" w14:textId="77777777" w:rsidR="00466A39" w:rsidRDefault="00466A39" w:rsidP="00466A39">
      <w:commentRangeStart w:id="34"/>
      <w:r>
        <w:lastRenderedPageBreak/>
        <w:t xml:space="preserve">Dissipation: </w:t>
      </w:r>
      <w:commentRangeEnd w:id="34"/>
      <w:r w:rsidR="00E97FBD">
        <w:rPr>
          <w:rStyle w:val="CommentReference"/>
        </w:rPr>
        <w:commentReference w:id="34"/>
      </w:r>
    </w:p>
    <w:p w14:paraId="67DB6E1D" w14:textId="342B9D2E" w:rsidR="00466A39" w:rsidRPr="00466A39" w:rsidRDefault="00466A39" w:rsidP="00466A39">
      <w:pPr>
        <w:rPr>
          <w:rFonts w:eastAsiaTheme="minorEastAsia"/>
        </w:rPr>
      </w:pPr>
      <m:oMathPara>
        <m:oMath>
          <m:r>
            <w:rPr>
              <w:rFonts w:ascii="Cambria Math" w:eastAsiaTheme="minorEastAsia" w:hAnsi="Cambria Math"/>
            </w:rPr>
            <m:t>Dissipation=</m:t>
          </m:r>
          <m:nary>
            <m:naryPr>
              <m:chr m:val="∑"/>
              <m:limLoc m:val="undOvr"/>
              <m:ctrlPr>
                <w:rPr>
                  <w:rFonts w:ascii="Cambria Math" w:hAnsi="Cambria Math"/>
                  <w:i/>
                </w:rPr>
              </m:ctrlPr>
            </m:naryPr>
            <m:sub>
              <m:r>
                <w:rPr>
                  <w:rFonts w:ascii="Cambria Math" w:hAnsi="Cambria Math"/>
                </w:rPr>
                <m:t>i=S</m:t>
              </m:r>
            </m:sub>
            <m:sup>
              <m:r>
                <w:rPr>
                  <w:rFonts w:ascii="Cambria Math" w:hAnsi="Cambria Math"/>
                </w:rPr>
                <m:t>E</m:t>
              </m:r>
            </m:sup>
            <m:e>
              <m:r>
                <w:rPr>
                  <w:rFonts w:ascii="Cambria Math" w:hAnsi="Cambria Math"/>
                </w:rPr>
                <m:t>Defl</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i</m:t>
                      </m:r>
                    </m:e>
                  </m:d>
                  <m:r>
                    <w:rPr>
                      <w:rFonts w:ascii="Cambria Math" w:hAnsi="Cambria Math"/>
                    </w:rPr>
                    <m:t>-z</m:t>
                  </m:r>
                  <m:d>
                    <m:dPr>
                      <m:ctrlPr>
                        <w:rPr>
                          <w:rFonts w:ascii="Cambria Math" w:hAnsi="Cambria Math"/>
                          <w:i/>
                        </w:rPr>
                      </m:ctrlPr>
                    </m:dPr>
                    <m:e>
                      <m:r>
                        <w:rPr>
                          <w:rFonts w:ascii="Cambria Math" w:hAnsi="Cambria Math"/>
                        </w:rPr>
                        <m:t>i-1</m:t>
                      </m:r>
                    </m:e>
                  </m:d>
                </m:e>
              </m:d>
            </m:e>
          </m:nary>
        </m:oMath>
      </m:oMathPara>
    </w:p>
    <w:p w14:paraId="3CF2C37A" w14:textId="77777777" w:rsidR="00553E10" w:rsidRPr="00553E10" w:rsidRDefault="00466A39" w:rsidP="00466A39">
      <w:pPr>
        <w:rPr>
          <w:ins w:id="35" w:author="Kangül Mustafa" w:date="2022-02-21T17:30:00Z"/>
          <w:rFonts w:eastAsiaTheme="minorEastAsia"/>
        </w:rPr>
      </w:pPr>
      <m:oMathPara>
        <m:oMathParaPr>
          <m:jc m:val="center"/>
        </m:oMathParaPr>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e>
          </m:func>
          <m:r>
            <w:rPr>
              <w:rFonts w:ascii="Cambria Math" w:eastAsiaTheme="minorEastAsia" w:hAnsi="Cambria Math"/>
            </w:rPr>
            <m:t>, where N is the number of points in the excitation</m:t>
          </m:r>
          <w:commentRangeStart w:id="36"/>
          <w:commentRangeEnd w:id="36"/>
          <m:r>
            <m:rPr>
              <m:sty m:val="p"/>
            </m:rPr>
            <w:rPr>
              <w:rStyle w:val="CommentReference"/>
            </w:rPr>
            <w:commentReference w:id="36"/>
          </m:r>
          <m:r>
            <m:rPr>
              <m:sty m:val="p"/>
            </m:rPr>
            <w:rPr>
              <w:rFonts w:ascii="Cambria Math" w:eastAsiaTheme="minorEastAsia" w:hAnsi="Cambria Math"/>
            </w:rPr>
            <w:br/>
          </m:r>
        </m:oMath>
        <w:commentRangeStart w:id="37"/>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i-1</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sine</m:t>
              </m:r>
            </m:fName>
            <m:e>
              <m:d>
                <m:dPr>
                  <m:ctrlPr>
                    <w:rPr>
                      <w:rFonts w:ascii="Cambria Math" w:eastAsiaTheme="minorEastAsia" w:hAnsi="Cambria Math"/>
                      <w:i/>
                    </w:rPr>
                  </m:ctrlPr>
                </m:dPr>
                <m:e>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func>
        </m:oMath>
      </m:oMathPara>
    </w:p>
    <w:p w14:paraId="2681C5C0" w14:textId="255BC2B5" w:rsidR="00553E10" w:rsidRDefault="00466A39" w:rsidP="00553E10">
      <w:pPr>
        <w:pStyle w:val="CommentText"/>
        <w:rPr>
          <w:ins w:id="38" w:author="Kangül Mustafa" w:date="2022-02-21T17:30:00Z"/>
        </w:rPr>
      </w:pPr>
      <m:oMathPara>
        <m:oMathParaPr>
          <m:jc m:val="center"/>
        </m:oMathParaPr>
        <m:oMath>
          <m:r>
            <w:del w:id="39" w:author="Kangül Mustafa" w:date="2022-02-21T17:30:00Z">
              <m:rPr>
                <m:sty m:val="p"/>
              </m:rPr>
              <w:rPr>
                <w:rFonts w:ascii="Cambria Math" w:eastAsiaTheme="minorEastAsia" w:hAnsi="Cambria Math"/>
              </w:rPr>
              <w:br/>
            </w:del>
          </m:r>
          <w:commentRangeStart w:id="40"/>
          <w:commentRangeEnd w:id="37"/>
          <m:r>
            <m:rPr>
              <m:sty m:val="p"/>
            </m:rPr>
            <w:rPr>
              <w:rStyle w:val="CommentReference"/>
            </w:rPr>
            <w:commentReference w:id="37"/>
          </m:r>
        </m:oMath>
      </m:oMathPara>
      <w:ins w:id="41" w:author="Kangül Mustafa" w:date="2022-02-21T17:30:00Z">
        <w:r w:rsidR="00553E10">
          <w:t xml:space="preserve">This gives a value between 0 and 2. It just needs to be multiplied by the peak-peak amplitude (nm) and divided by 2. </w:t>
        </w:r>
      </w:ins>
      <w:ins w:id="42" w:author="Kangül Mustafa" w:date="2022-02-21T17:31:00Z">
        <w:r w:rsidR="00553E10">
          <w:t xml:space="preserve">This is handled on the host side. </w:t>
        </w:r>
      </w:ins>
    </w:p>
    <w:p w14:paraId="681C3FD3" w14:textId="4A9998C7" w:rsidR="00466A39" w:rsidRPr="00553E10" w:rsidRDefault="00466A39" w:rsidP="00553E10">
      <w:pPr>
        <w:rPr>
          <w:ins w:id="43" w:author="Kangül Mustafa" w:date="2022-02-21T17:32:00Z"/>
          <w:rFonts w:eastAsiaTheme="minorEastAsia"/>
          <w:highlight w:val="yellow"/>
        </w:rPr>
      </w:pPr>
      <m:oMathPara>
        <m:oMathParaPr>
          <m:jc m:val="center"/>
        </m:oMathParaPr>
        <m:oMath>
          <m:r>
            <w:rPr>
              <w:rFonts w:ascii="Cambria Math" w:eastAsiaTheme="minorEastAsia" w:hAnsi="Cambria Math"/>
            </w:rPr>
            <m:t>Dissipation=</m:t>
          </m:r>
          <m:nary>
            <m:naryPr>
              <m:chr m:val="∑"/>
              <m:limLoc m:val="undOvr"/>
              <m:ctrlPr>
                <w:rPr>
                  <w:rFonts w:ascii="Cambria Math" w:hAnsi="Cambria Math"/>
                  <w:i/>
                </w:rPr>
              </m:ctrlPr>
            </m:naryPr>
            <m:sub>
              <m:r>
                <w:rPr>
                  <w:rFonts w:ascii="Cambria Math" w:hAnsi="Cambria Math"/>
                </w:rPr>
                <m:t>i=S</m:t>
              </m:r>
            </m:sub>
            <m:sup>
              <m:r>
                <w:rPr>
                  <w:rFonts w:ascii="Cambria Math" w:hAnsi="Cambria Math"/>
                </w:rPr>
                <m:t>E</m:t>
              </m:r>
            </m:sup>
            <m:e>
              <m:r>
                <w:rPr>
                  <w:rFonts w:ascii="Cambria Math" w:hAnsi="Cambria Math"/>
                </w:rPr>
                <m:t>Defl</m:t>
              </m:r>
              <m:d>
                <m:dPr>
                  <m:ctrlPr>
                    <w:rPr>
                      <w:rFonts w:ascii="Cambria Math" w:hAnsi="Cambria Math"/>
                      <w:i/>
                    </w:rPr>
                  </m:ctrlPr>
                </m:dPr>
                <m:e>
                  <m:r>
                    <w:rPr>
                      <w:rFonts w:ascii="Cambria Math" w:hAnsi="Cambria Math"/>
                    </w:rPr>
                    <m:t>i</m:t>
                  </m:r>
                </m:e>
              </m:d>
              <m:r>
                <w:rPr>
                  <w:rFonts w:ascii="Cambria Math" w:hAnsi="Cambria Math"/>
                </w:rPr>
                <m:t>*</m:t>
              </m:r>
              <m:r>
                <w:rPr>
                  <w:rFonts w:ascii="Cambria Math" w:eastAsiaTheme="minorEastAsia" w:hAnsi="Cambria Math"/>
                  <w:highlight w:val="yellow"/>
                </w:rPr>
                <m:t>(-</m:t>
              </m:r>
              <m:func>
                <m:funcPr>
                  <m:ctrlPr>
                    <w:rPr>
                      <w:rFonts w:ascii="Cambria Math" w:eastAsiaTheme="minorEastAsia" w:hAnsi="Cambria Math"/>
                      <w:highlight w:val="yellow"/>
                    </w:rPr>
                  </m:ctrlPr>
                </m:funcPr>
                <m:fName>
                  <m:r>
                    <m:rPr>
                      <m:sty m:val="p"/>
                    </m:rPr>
                    <w:rPr>
                      <w:rFonts w:ascii="Cambria Math" w:eastAsiaTheme="minorEastAsia" w:hAnsi="Cambria Math"/>
                      <w:highlight w:val="yellow"/>
                    </w:rPr>
                    <m:t>sine</m:t>
                  </m:r>
                </m:fName>
                <m:e>
                  <m:d>
                    <m:dPr>
                      <m:ctrlPr>
                        <w:rPr>
                          <w:rFonts w:ascii="Cambria Math" w:eastAsiaTheme="minorEastAsia" w:hAnsi="Cambria Math"/>
                          <w:i/>
                          <w:highlight w:val="yellow"/>
                        </w:rPr>
                      </m:ctrlPr>
                    </m:dPr>
                    <m:e>
                      <m:r>
                        <w:rPr>
                          <w:rFonts w:ascii="Cambria Math" w:eastAsiaTheme="minorEastAsia" w:hAnsi="Cambria Math"/>
                          <w:highlight w:val="yellow"/>
                        </w:rPr>
                        <m:t>i*</m:t>
                      </m:r>
                      <m:f>
                        <m:fPr>
                          <m:ctrlPr>
                            <w:rPr>
                              <w:rFonts w:ascii="Cambria Math" w:eastAsiaTheme="minorEastAsia" w:hAnsi="Cambria Math"/>
                              <w:i/>
                              <w:highlight w:val="yellow"/>
                            </w:rPr>
                          </m:ctrlPr>
                        </m:fPr>
                        <m:num>
                          <m:r>
                            <w:rPr>
                              <w:rFonts w:ascii="Cambria Math" w:eastAsiaTheme="minorEastAsia" w:hAnsi="Cambria Math"/>
                              <w:highlight w:val="yellow"/>
                            </w:rPr>
                            <m:t>2π</m:t>
                          </m:r>
                        </m:num>
                        <m:den>
                          <m:r>
                            <w:rPr>
                              <w:rFonts w:ascii="Cambria Math" w:eastAsiaTheme="minorEastAsia" w:hAnsi="Cambria Math"/>
                              <w:highlight w:val="yellow"/>
                            </w:rPr>
                            <m:t>N</m:t>
                          </m:r>
                        </m:den>
                      </m:f>
                    </m:e>
                  </m:d>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2π</m:t>
                      </m:r>
                    </m:num>
                    <m:den>
                      <m:r>
                        <w:rPr>
                          <w:rFonts w:ascii="Cambria Math" w:eastAsiaTheme="minorEastAsia" w:hAnsi="Cambria Math"/>
                          <w:highlight w:val="yellow"/>
                        </w:rPr>
                        <m:t>N</m:t>
                      </m:r>
                    </m:den>
                  </m:f>
                </m:e>
              </m:func>
              <m:r>
                <w:rPr>
                  <w:rFonts w:ascii="Cambria Math" w:eastAsiaTheme="minorEastAsia" w:hAnsi="Cambria Math"/>
                  <w:highlight w:val="yellow"/>
                </w:rPr>
                <m:t>)</m:t>
              </m:r>
            </m:e>
          </m:nary>
          <w:commentRangeEnd w:id="40"/>
          <m:r>
            <m:rPr>
              <m:sty m:val="p"/>
            </m:rPr>
            <w:rPr>
              <w:rStyle w:val="CommentReference"/>
            </w:rPr>
            <w:commentReference w:id="40"/>
          </m:r>
        </m:oMath>
      </m:oMathPara>
    </w:p>
    <w:p w14:paraId="0186F55F" w14:textId="72B1A3D2" w:rsidR="00553E10" w:rsidRPr="00D2100E" w:rsidRDefault="00553E10" w:rsidP="00553E10">
      <w:pPr>
        <w:rPr>
          <w:rFonts w:eastAsiaTheme="minorEastAsia"/>
        </w:rPr>
      </w:pPr>
      <w:ins w:id="44" w:author="Kangül Mustafa" w:date="2022-02-21T17:32:00Z">
        <w:r>
          <w:t>Note that, the deflection needs to be converted to force (multiplied by deflection sensitivity and spring constant). This conversion is also handled on the host side.</w:t>
        </w:r>
      </w:ins>
    </w:p>
    <w:p w14:paraId="73BCB41E" w14:textId="77777777" w:rsidR="00442BC1" w:rsidRDefault="00442BC1" w:rsidP="00466A39">
      <w:pPr>
        <w:rPr>
          <w:ins w:id="45" w:author="Matthias Neuenschwander" w:date="2022-01-10T18:17:00Z"/>
          <w:rFonts w:eastAsiaTheme="minorEastAsia"/>
        </w:rPr>
      </w:pPr>
    </w:p>
    <w:p w14:paraId="1EC97412" w14:textId="33FFB482" w:rsidR="00466A39" w:rsidRPr="00466A39" w:rsidRDefault="00466A39" w:rsidP="00466A39">
      <w:pPr>
        <w:rPr>
          <w:rFonts w:eastAsiaTheme="minorEastAsia"/>
        </w:rPr>
      </w:pPr>
      <w:r w:rsidRPr="00466A39">
        <w:rPr>
          <w:rFonts w:eastAsiaTheme="minorEastAsia"/>
        </w:rPr>
        <w:t xml:space="preserve">Approach slope: </w:t>
      </w:r>
      <w:r w:rsidR="007F2469">
        <w:rPr>
          <w:rFonts w:eastAsiaTheme="minorEastAsia"/>
        </w:rPr>
        <w:t>P</w:t>
      </w:r>
      <w:r w:rsidRPr="00466A39">
        <w:rPr>
          <w:rFonts w:eastAsiaTheme="minorEastAsia"/>
        </w:rPr>
        <w:t>&gt;</w:t>
      </w:r>
      <w:proofErr w:type="spellStart"/>
      <w:r w:rsidRPr="00466A39">
        <w:rPr>
          <w:rFonts w:eastAsiaTheme="minorEastAsia"/>
        </w:rPr>
        <w:t>i</w:t>
      </w:r>
      <w:proofErr w:type="spellEnd"/>
      <w:r w:rsidRPr="00466A39">
        <w:rPr>
          <w:rFonts w:eastAsiaTheme="minorEastAsia"/>
        </w:rPr>
        <w:t>&gt;</w:t>
      </w:r>
      <w:r w:rsidR="007F2469">
        <w:rPr>
          <w:rFonts w:eastAsiaTheme="minorEastAsia"/>
        </w:rPr>
        <w:t>A</w:t>
      </w:r>
    </w:p>
    <w:p w14:paraId="31769807" w14:textId="40C9B066" w:rsidR="00466A39" w:rsidRPr="00466A39" w:rsidRDefault="008A3512" w:rsidP="00466A39">
      <w:pPr>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Appr</m:t>
              </m:r>
            </m:sub>
          </m:sSub>
          <m:r>
            <w:rPr>
              <w:rFonts w:ascii="Cambria Math" w:eastAsiaTheme="minorEastAsia" w:hAnsi="Cambria Math"/>
            </w:rPr>
            <m:t>=</m:t>
          </m:r>
          <m:f>
            <m:fPr>
              <m:ctrlPr>
                <w:rPr>
                  <w:rFonts w:ascii="Cambria Math" w:hAnsi="Cambria Math"/>
                  <w:i/>
                </w:rPr>
              </m:ctrlPr>
            </m:fPr>
            <m:num>
              <m:r>
                <w:rPr>
                  <w:rFonts w:ascii="Cambria Math" w:hAnsi="Cambria Math"/>
                </w:rPr>
                <m:t>Defl</m:t>
              </m:r>
              <m:d>
                <m:dPr>
                  <m:ctrlPr>
                    <w:rPr>
                      <w:rFonts w:ascii="Cambria Math" w:hAnsi="Cambria Math"/>
                      <w:i/>
                    </w:rPr>
                  </m:ctrlPr>
                </m:dPr>
                <m:e>
                  <m:r>
                    <w:rPr>
                      <w:rFonts w:ascii="Cambria Math" w:hAnsi="Cambria Math"/>
                    </w:rPr>
                    <m:t>P</m:t>
                  </m:r>
                </m:e>
              </m:d>
              <m:r>
                <w:rPr>
                  <w:rFonts w:ascii="Cambria Math" w:hAnsi="Cambria Math"/>
                </w:rPr>
                <m:t>-Defl</m:t>
              </m:r>
              <m:d>
                <m:dPr>
                  <m:ctrlPr>
                    <w:rPr>
                      <w:rFonts w:ascii="Cambria Math" w:hAnsi="Cambria Math"/>
                      <w:i/>
                    </w:rPr>
                  </m:ctrlPr>
                </m:dPr>
                <m:e>
                  <m:r>
                    <w:rPr>
                      <w:rFonts w:ascii="Cambria Math" w:hAnsi="Cambria Math"/>
                    </w:rPr>
                    <m:t>A</m:t>
                  </m:r>
                </m:e>
              </m:d>
            </m:num>
            <m:den>
              <m:r>
                <w:rPr>
                  <w:rFonts w:ascii="Cambria Math" w:hAnsi="Cambria Math"/>
                </w:rPr>
                <m:t>z</m:t>
              </m:r>
              <m:d>
                <m:dPr>
                  <m:ctrlPr>
                    <w:rPr>
                      <w:rFonts w:ascii="Cambria Math" w:hAnsi="Cambria Math"/>
                      <w:i/>
                    </w:rPr>
                  </m:ctrlPr>
                </m:dPr>
                <m:e>
                  <m:r>
                    <w:rPr>
                      <w:rFonts w:ascii="Cambria Math" w:hAnsi="Cambria Math"/>
                    </w:rPr>
                    <m:t>P</m:t>
                  </m:r>
                </m:e>
              </m:d>
              <m:r>
                <w:rPr>
                  <w:rFonts w:ascii="Cambria Math" w:hAnsi="Cambria Math"/>
                </w:rPr>
                <m:t>-z</m:t>
              </m:r>
              <m:d>
                <m:dPr>
                  <m:ctrlPr>
                    <w:rPr>
                      <w:rFonts w:ascii="Cambria Math" w:hAnsi="Cambria Math"/>
                      <w:i/>
                    </w:rPr>
                  </m:ctrlPr>
                </m:dPr>
                <m:e>
                  <m:r>
                    <w:rPr>
                      <w:rFonts w:ascii="Cambria Math" w:hAnsi="Cambria Math"/>
                    </w:rPr>
                    <m:t>A</m:t>
                  </m:r>
                </m:e>
              </m:d>
            </m:den>
          </m:f>
          <m:r>
            <m:rPr>
              <m:sty m:val="p"/>
            </m:rPr>
            <w:rPr>
              <w:rFonts w:ascii="Cambria Math" w:hAnsi="Cambria Math"/>
            </w:rPr>
            <w:br/>
          </m:r>
        </m:oMath>
        <m:oMath>
          <m:r>
            <w:rPr>
              <w:rFonts w:ascii="Cambria Math" w:eastAsiaTheme="minorEastAsia" w:hAnsi="Cambria Math"/>
            </w:rPr>
            <m:t>Defl</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=Defl</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A</m:t>
                  </m:r>
                </m:e>
              </m:d>
            </m:e>
          </m:d>
          <m:r>
            <m:rPr>
              <m:sty m:val="p"/>
            </m:rPr>
            <w:rPr>
              <w:rFonts w:ascii="Cambria Math" w:eastAsiaTheme="minorEastAsia" w:hAnsi="Cambria Math"/>
            </w:rPr>
            <w:br/>
          </m:r>
        </m:oMath>
        <m:oMath>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hAnsi="Cambria Math"/>
                </w:rPr>
                <m:t>Defl</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P-A</m:t>
                  </m:r>
                </m:e>
              </m:d>
              <m:r>
                <w:rPr>
                  <w:rFonts w:ascii="Cambria Math" w:hAnsi="Cambria Math"/>
                </w:rPr>
                <m:t>*Defl</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Appr</m:t>
                  </m:r>
                </m:sub>
              </m:sSub>
              <m:r>
                <w:rPr>
                  <w:rFonts w:ascii="Cambria Math" w:eastAsiaTheme="minorEastAsia" w:hAnsi="Cambria Math"/>
                </w:rPr>
                <m:t>*{</m:t>
              </m:r>
              <m:d>
                <m:dPr>
                  <m:ctrlPr>
                    <w:rPr>
                      <w:rFonts w:ascii="Cambria Math" w:hAnsi="Cambria Math"/>
                      <w:i/>
                    </w:rPr>
                  </m:ctrlPr>
                </m:dPr>
                <m:e>
                  <m:r>
                    <w:rPr>
                      <w:rFonts w:ascii="Cambria Math" w:hAnsi="Cambria Math"/>
                    </w:rPr>
                    <m:t>P-A</m:t>
                  </m:r>
                </m:e>
              </m:d>
              <m:r>
                <w:rPr>
                  <w:rFonts w:ascii="Cambria Math" w:hAnsi="Cambria Math"/>
                </w:rPr>
                <m:t>*</m:t>
              </m:r>
              <m:d>
                <m:dPr>
                  <m:ctrlPr>
                    <w:rPr>
                      <w:rFonts w:ascii="Cambria Math"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A</m:t>
                      </m:r>
                    </m:e>
                  </m:d>
                  <m:ctrlPr>
                    <w:rPr>
                      <w:rFonts w:ascii="Cambria Math" w:eastAsiaTheme="minorEastAsia" w:hAnsi="Cambria Math"/>
                      <w:i/>
                    </w:rPr>
                  </m:ctrlPr>
                </m:e>
              </m:d>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e>
              </m:nary>
            </m:e>
          </m:nary>
          <m:r>
            <w:rPr>
              <w:rFonts w:ascii="Cambria Math" w:hAnsi="Cambria Math"/>
            </w:rPr>
            <m:t>}</m:t>
          </m:r>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Appr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hAnsi="Cambria Math"/>
                    </w:rPr>
                    <m:t>Defl</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P-A</m:t>
                      </m:r>
                    </m:e>
                  </m:d>
                  <m:r>
                    <w:rPr>
                      <w:rFonts w:ascii="Cambria Math" w:hAnsi="Cambria Math"/>
                    </w:rPr>
                    <m:t>*Defl</m:t>
                  </m:r>
                  <m:d>
                    <m:dPr>
                      <m:ctrlPr>
                        <w:rPr>
                          <w:rFonts w:ascii="Cambria Math" w:hAnsi="Cambria Math"/>
                          <w:i/>
                        </w:rPr>
                      </m:ctrlPr>
                    </m:dPr>
                    <m:e>
                      <m:r>
                        <w:rPr>
                          <w:rFonts w:ascii="Cambria Math" w:hAnsi="Cambria Math"/>
                        </w:rPr>
                        <m:t>A</m:t>
                      </m:r>
                    </m:e>
                  </m:d>
                </m:e>
              </m:nary>
            </m:num>
            <m:den>
              <m:d>
                <m:dPr>
                  <m:ctrlPr>
                    <w:rPr>
                      <w:rFonts w:ascii="Cambria Math" w:hAnsi="Cambria Math"/>
                      <w:i/>
                    </w:rPr>
                  </m:ctrlPr>
                </m:dPr>
                <m:e>
                  <m:r>
                    <w:rPr>
                      <w:rFonts w:ascii="Cambria Math" w:hAnsi="Cambria Math"/>
                    </w:rPr>
                    <m:t>P-A</m:t>
                  </m:r>
                </m:e>
              </m:d>
              <m:r>
                <w:rPr>
                  <w:rFonts w:ascii="Cambria Math" w:hAnsi="Cambria Math"/>
                </w:rPr>
                <m:t>*</m:t>
              </m:r>
              <m:d>
                <m:dPr>
                  <m:ctrlPr>
                    <w:rPr>
                      <w:rFonts w:ascii="Cambria Math"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A</m:t>
                      </m:r>
                    </m:e>
                  </m:d>
                  <m:ctrlPr>
                    <w:rPr>
                      <w:rFonts w:ascii="Cambria Math" w:eastAsiaTheme="minorEastAsia" w:hAnsi="Cambria Math"/>
                      <w:i/>
                    </w:rPr>
                  </m:ctrlPr>
                </m:e>
              </m:d>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e>
              </m:nary>
            </m:den>
          </m:f>
          <m:r>
            <m:rPr>
              <m:sty m:val="p"/>
            </m:rPr>
            <w:rPr>
              <w:rFonts w:ascii="Cambria Math" w:eastAsiaTheme="minorEastAsia" w:hAnsi="Cambria Math"/>
            </w:rPr>
            <w:br/>
          </m:r>
        </m:oMath>
        <m:oMath>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e>
          </m:nary>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e>
              </m:func>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P-A</m:t>
              </m:r>
            </m:e>
          </m:d>
          <m:r>
            <w:rPr>
              <w:rFonts w:ascii="Cambria Math" w:eastAsiaTheme="minorEastAsia" w:hAnsi="Cambria Math"/>
            </w:rPr>
            <m:t>+</m:t>
          </m:r>
          <m:func>
            <m:funcPr>
              <m:ctrlPr>
                <w:del w:id="46" w:author="Matthias Neuenschwander" w:date="2022-01-10T15:33:00Z">
                  <w:rPr>
                    <w:rFonts w:ascii="Cambria Math" w:eastAsiaTheme="minorEastAsia" w:hAnsi="Cambria Math"/>
                  </w:rPr>
                </w:del>
              </m:ctrlPr>
            </m:funcPr>
            <m:fName>
              <m:r>
                <w:del w:id="47" w:author="Matthias Neuenschwander" w:date="2022-01-10T15:32:00Z">
                  <m:rPr>
                    <m:sty m:val="p"/>
                  </m:rPr>
                  <w:rPr>
                    <w:rFonts w:ascii="Cambria Math" w:eastAsiaTheme="minorEastAsia" w:hAnsi="Cambria Math"/>
                  </w:rPr>
                  <m:t>{</m:t>
                </w:del>
              </m:r>
              <m:r>
                <w:del w:id="48" w:author="Matthias Neuenschwander" w:date="2022-01-10T15:33:00Z">
                  <m:rPr>
                    <m:sty m:val="p"/>
                  </m:rPr>
                  <w:rPr>
                    <w:rFonts w:ascii="Cambria Math" w:eastAsiaTheme="minorEastAsia" w:hAnsi="Cambria Math"/>
                  </w:rPr>
                  <m:t>sin</m:t>
                </w:del>
              </m:r>
            </m:fName>
            <m:e>
              <m:d>
                <m:dPr>
                  <m:ctrlPr>
                    <w:del w:id="49" w:author="Matthias Neuenschwander" w:date="2022-01-10T15:33:00Z">
                      <w:rPr>
                        <w:rFonts w:ascii="Cambria Math" w:eastAsiaTheme="minorEastAsia" w:hAnsi="Cambria Math"/>
                        <w:i/>
                      </w:rPr>
                    </w:del>
                  </m:ctrlPr>
                </m:dPr>
                <m:e>
                  <m:r>
                    <w:del w:id="50" w:author="Matthias Neuenschwander" w:date="2022-01-10T15:33:00Z">
                      <w:rPr>
                        <w:rFonts w:ascii="Cambria Math" w:eastAsiaTheme="minorEastAsia" w:hAnsi="Cambria Math"/>
                      </w:rPr>
                      <m:t>i*</m:t>
                    </w:del>
                  </m:r>
                  <m:f>
                    <m:fPr>
                      <m:ctrlPr>
                        <w:del w:id="51" w:author="Matthias Neuenschwander" w:date="2022-01-10T15:33:00Z">
                          <w:rPr>
                            <w:rFonts w:ascii="Cambria Math" w:eastAsiaTheme="minorEastAsia" w:hAnsi="Cambria Math"/>
                            <w:i/>
                          </w:rPr>
                        </w:del>
                      </m:ctrlPr>
                    </m:fPr>
                    <m:num>
                      <m:r>
                        <w:del w:id="52" w:author="Matthias Neuenschwander" w:date="2022-01-10T15:33:00Z">
                          <w:rPr>
                            <w:rFonts w:ascii="Cambria Math" w:eastAsiaTheme="minorEastAsia" w:hAnsi="Cambria Math"/>
                          </w:rPr>
                          <m:t>2π</m:t>
                        </w:del>
                      </m:r>
                    </m:num>
                    <m:den>
                      <m:r>
                        <w:del w:id="53" w:author="Matthias Neuenschwander" w:date="2022-01-10T15:33:00Z">
                          <w:rPr>
                            <w:rFonts w:ascii="Cambria Math" w:eastAsiaTheme="minorEastAsia" w:hAnsi="Cambria Math"/>
                          </w:rPr>
                          <m:t>N</m:t>
                        </w:del>
                      </m:r>
                    </m:den>
                  </m:f>
                </m:e>
              </m:d>
            </m:e>
          </m:func>
          <m:r>
            <w:del w:id="54" w:author="Matthias Neuenschwander" w:date="2022-01-10T15:33:00Z">
              <w:rPr>
                <w:rFonts w:ascii="Cambria Math" w:eastAsiaTheme="minorEastAsia" w:hAnsi="Cambria Math"/>
              </w:rPr>
              <m:t>*</m:t>
            </w:del>
          </m:r>
          <m:f>
            <m:fPr>
              <m:ctrlPr>
                <w:del w:id="55" w:author="Matthias Neuenschwander" w:date="2022-01-10T15:33:00Z">
                  <w:rPr>
                    <w:rFonts w:ascii="Cambria Math" w:eastAsiaTheme="minorEastAsia" w:hAnsi="Cambria Math"/>
                    <w:i/>
                  </w:rPr>
                </w:del>
              </m:ctrlPr>
            </m:fPr>
            <m:num>
              <m:r>
                <w:del w:id="56" w:author="Matthias Neuenschwander" w:date="2022-01-10T15:33:00Z">
                  <w:rPr>
                    <w:rFonts w:ascii="Cambria Math" w:eastAsiaTheme="minorEastAsia" w:hAnsi="Cambria Math"/>
                  </w:rPr>
                  <m:t>N</m:t>
                </w:del>
              </m:r>
            </m:num>
            <m:den>
              <m:r>
                <w:del w:id="57" w:author="Matthias Neuenschwander" w:date="2022-01-10T15:33:00Z">
                  <w:rPr>
                    <w:rFonts w:ascii="Cambria Math" w:eastAsiaTheme="minorEastAsia" w:hAnsi="Cambria Math"/>
                  </w:rPr>
                  <m:t>2π</m:t>
                </w:del>
              </m:r>
            </m:den>
          </m:f>
          <m:r>
            <w:del w:id="58" w:author="Matthias Neuenschwander" w:date="2022-01-10T15:32:00Z">
              <w:rPr>
                <w:rFonts w:ascii="Cambria Math" w:eastAsiaTheme="minorEastAsia" w:hAnsi="Cambria Math"/>
              </w:rPr>
              <m:t>}</m:t>
            </w:del>
          </m:r>
          <m:sSubSup>
            <m:sSubSupPr>
              <m:ctrlPr>
                <w:ins w:id="59" w:author="Matthias Neuenschwander" w:date="2022-01-10T15:32:00Z">
                  <w:rPr>
                    <w:rFonts w:ascii="Cambria Math" w:eastAsiaTheme="minorEastAsia" w:hAnsi="Cambria Math"/>
                    <w:i/>
                  </w:rPr>
                </w:ins>
              </m:ctrlPr>
            </m:sSubSupPr>
            <m:e>
              <m:d>
                <m:dPr>
                  <m:begChr m:val="["/>
                  <m:endChr m:val="]"/>
                  <m:ctrlPr>
                    <w:ins w:id="60" w:author="Matthias Neuenschwander" w:date="2022-01-10T15:33:00Z">
                      <w:rPr>
                        <w:rFonts w:ascii="Cambria Math" w:eastAsiaTheme="minorEastAsia" w:hAnsi="Cambria Math"/>
                        <w:i/>
                      </w:rPr>
                    </w:ins>
                  </m:ctrlPr>
                </m:dPr>
                <m:e>
                  <m:func>
                    <m:funcPr>
                      <m:ctrlPr>
                        <w:ins w:id="61" w:author="Matthias Neuenschwander" w:date="2022-01-10T15:33:00Z">
                          <w:rPr>
                            <w:rFonts w:ascii="Cambria Math" w:eastAsiaTheme="minorEastAsia" w:hAnsi="Cambria Math"/>
                          </w:rPr>
                        </w:ins>
                      </m:ctrlPr>
                    </m:funcPr>
                    <m:fName>
                      <m:r>
                        <w:ins w:id="62" w:author="Matthias Neuenschwander" w:date="2022-01-10T15:33:00Z">
                          <m:rPr>
                            <m:sty m:val="p"/>
                          </m:rPr>
                          <w:rPr>
                            <w:rFonts w:ascii="Cambria Math" w:eastAsiaTheme="minorEastAsia" w:hAnsi="Cambria Math"/>
                          </w:rPr>
                          <m:t>sin</m:t>
                        </w:ins>
                      </m:r>
                    </m:fName>
                    <m:e>
                      <m:d>
                        <m:dPr>
                          <m:ctrlPr>
                            <w:ins w:id="63" w:author="Matthias Neuenschwander" w:date="2022-01-10T15:33:00Z">
                              <w:rPr>
                                <w:rFonts w:ascii="Cambria Math" w:eastAsiaTheme="minorEastAsia" w:hAnsi="Cambria Math"/>
                                <w:i/>
                              </w:rPr>
                            </w:ins>
                          </m:ctrlPr>
                        </m:dPr>
                        <m:e>
                          <m:r>
                            <w:ins w:id="64" w:author="Matthias Neuenschwander" w:date="2022-01-10T15:33:00Z">
                              <w:rPr>
                                <w:rFonts w:ascii="Cambria Math" w:eastAsiaTheme="minorEastAsia" w:hAnsi="Cambria Math"/>
                              </w:rPr>
                              <m:t>i*</m:t>
                            </w:ins>
                          </m:r>
                          <m:f>
                            <m:fPr>
                              <m:ctrlPr>
                                <w:ins w:id="65" w:author="Matthias Neuenschwander" w:date="2022-01-10T15:33:00Z">
                                  <w:rPr>
                                    <w:rFonts w:ascii="Cambria Math" w:eastAsiaTheme="minorEastAsia" w:hAnsi="Cambria Math"/>
                                    <w:i/>
                                  </w:rPr>
                                </w:ins>
                              </m:ctrlPr>
                            </m:fPr>
                            <m:num>
                              <m:r>
                                <w:ins w:id="66" w:author="Matthias Neuenschwander" w:date="2022-01-10T15:33:00Z">
                                  <w:rPr>
                                    <w:rFonts w:ascii="Cambria Math" w:eastAsiaTheme="minorEastAsia" w:hAnsi="Cambria Math"/>
                                  </w:rPr>
                                  <m:t>2π</m:t>
                                </w:ins>
                              </m:r>
                            </m:num>
                            <m:den>
                              <m:r>
                                <w:ins w:id="67" w:author="Matthias Neuenschwander" w:date="2022-01-10T15:33:00Z">
                                  <w:rPr>
                                    <w:rFonts w:ascii="Cambria Math" w:eastAsiaTheme="minorEastAsia" w:hAnsi="Cambria Math"/>
                                  </w:rPr>
                                  <m:t>N</m:t>
                                </w:ins>
                              </m:r>
                            </m:den>
                          </m:f>
                        </m:e>
                      </m:d>
                    </m:e>
                  </m:func>
                  <m:r>
                    <w:ins w:id="68" w:author="Matthias Neuenschwander" w:date="2022-01-10T15:33:00Z">
                      <w:rPr>
                        <w:rFonts w:ascii="Cambria Math" w:eastAsiaTheme="minorEastAsia" w:hAnsi="Cambria Math"/>
                      </w:rPr>
                      <m:t>*</m:t>
                    </w:ins>
                  </m:r>
                  <m:f>
                    <m:fPr>
                      <m:ctrlPr>
                        <w:ins w:id="69" w:author="Matthias Neuenschwander" w:date="2022-01-10T15:33:00Z">
                          <w:rPr>
                            <w:rFonts w:ascii="Cambria Math" w:eastAsiaTheme="minorEastAsia" w:hAnsi="Cambria Math"/>
                            <w:i/>
                          </w:rPr>
                        </w:ins>
                      </m:ctrlPr>
                    </m:fPr>
                    <m:num>
                      <m:r>
                        <w:ins w:id="70" w:author="Matthias Neuenschwander" w:date="2022-01-10T15:33:00Z">
                          <w:rPr>
                            <w:rFonts w:ascii="Cambria Math" w:eastAsiaTheme="minorEastAsia" w:hAnsi="Cambria Math"/>
                          </w:rPr>
                          <m:t>N</m:t>
                        </w:ins>
                      </m:r>
                    </m:num>
                    <m:den>
                      <m:r>
                        <w:ins w:id="71" w:author="Matthias Neuenschwander" w:date="2022-01-10T15:33:00Z">
                          <w:rPr>
                            <w:rFonts w:ascii="Cambria Math" w:eastAsiaTheme="minorEastAsia" w:hAnsi="Cambria Math"/>
                          </w:rPr>
                          <m:t>2π</m:t>
                        </w:ins>
                      </m:r>
                    </m:den>
                  </m:f>
                </m:e>
              </m:d>
            </m:e>
            <m:sub>
              <m:r>
                <w:ins w:id="72" w:author="Matthias Neuenschwander" w:date="2022-01-10T15:33:00Z">
                  <w:rPr>
                    <w:rFonts w:ascii="Cambria Math" w:eastAsiaTheme="minorEastAsia" w:hAnsi="Cambria Math"/>
                  </w:rPr>
                  <m:t>A</m:t>
                </w:ins>
              </m:r>
            </m:sub>
            <m:sup>
              <m:r>
                <w:ins w:id="73" w:author="Matthias Neuenschwander" w:date="2022-01-10T15:33:00Z">
                  <w:rPr>
                    <w:rFonts w:ascii="Cambria Math" w:eastAsiaTheme="minorEastAsia" w:hAnsi="Cambria Math"/>
                  </w:rPr>
                  <m:t>P</m:t>
                </w:ins>
              </m:r>
            </m:sup>
          </m:sSubSup>
          <m:r>
            <m:rPr>
              <m:sty m:val="p"/>
            </m:rPr>
            <w:rPr>
              <w:rFonts w:ascii="Cambria Math" w:eastAsiaTheme="minorEastAsia" w:hAnsi="Cambria Math"/>
            </w:rPr>
            <w:br/>
          </m:r>
        </m:oMath>
        <m:oMath>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i</m:t>
                  </m:r>
                </m:e>
              </m:d>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P-A</m:t>
              </m:r>
            </m:e>
          </m:d>
          <m:r>
            <w:rPr>
              <w:rFonts w:ascii="Cambria Math" w:eastAsiaTheme="minorEastAsia" w:hAnsi="Cambria Math"/>
            </w:rPr>
            <m:t>+</m:t>
          </m:r>
          <m:d>
            <m:dPr>
              <m:ctrlPr>
                <w:ins w:id="74" w:author="Matthias Neuenschwander" w:date="2022-01-10T15:36:00Z">
                  <w:rPr>
                    <w:rFonts w:ascii="Cambria Math" w:eastAsiaTheme="minorEastAsia" w:hAnsi="Cambria Math"/>
                    <w:i/>
                  </w:rPr>
                </w:ins>
              </m:ctrlPr>
            </m:dPr>
            <m:e>
              <m:func>
                <m:funcPr>
                  <m:ctrlPr>
                    <w:ins w:id="75" w:author="Matthias Neuenschwander" w:date="2022-01-10T15:36:00Z">
                      <w:rPr>
                        <w:rFonts w:ascii="Cambria Math" w:eastAsiaTheme="minorEastAsia" w:hAnsi="Cambria Math"/>
                      </w:rPr>
                    </w:ins>
                  </m:ctrlPr>
                </m:funcPr>
                <m:fName>
                  <m:r>
                    <w:ins w:id="76" w:author="Matthias Neuenschwander" w:date="2022-01-10T15:36:00Z">
                      <m:rPr>
                        <m:sty m:val="p"/>
                      </m:rPr>
                      <w:rPr>
                        <w:rFonts w:ascii="Cambria Math" w:eastAsiaTheme="minorEastAsia" w:hAnsi="Cambria Math"/>
                      </w:rPr>
                      <m:t>sin</m:t>
                    </w:ins>
                  </m:r>
                </m:fName>
                <m:e>
                  <m:d>
                    <m:dPr>
                      <m:ctrlPr>
                        <w:ins w:id="77" w:author="Matthias Neuenschwander" w:date="2022-01-10T15:36:00Z">
                          <w:rPr>
                            <w:rFonts w:ascii="Cambria Math" w:eastAsiaTheme="minorEastAsia" w:hAnsi="Cambria Math"/>
                            <w:i/>
                          </w:rPr>
                        </w:ins>
                      </m:ctrlPr>
                    </m:dPr>
                    <m:e>
                      <m:r>
                        <w:ins w:id="78" w:author="Matthias Neuenschwander" w:date="2022-01-10T15:36:00Z">
                          <w:rPr>
                            <w:rFonts w:ascii="Cambria Math" w:eastAsiaTheme="minorEastAsia" w:hAnsi="Cambria Math"/>
                          </w:rPr>
                          <m:t>P*</m:t>
                        </w:ins>
                      </m:r>
                      <m:f>
                        <m:fPr>
                          <m:ctrlPr>
                            <w:ins w:id="79" w:author="Matthias Neuenschwander" w:date="2022-01-10T15:36:00Z">
                              <w:rPr>
                                <w:rFonts w:ascii="Cambria Math" w:eastAsiaTheme="minorEastAsia" w:hAnsi="Cambria Math"/>
                                <w:i/>
                              </w:rPr>
                            </w:ins>
                          </m:ctrlPr>
                        </m:fPr>
                        <m:num>
                          <m:r>
                            <w:ins w:id="80" w:author="Matthias Neuenschwander" w:date="2022-01-10T15:36:00Z">
                              <w:rPr>
                                <w:rFonts w:ascii="Cambria Math" w:eastAsiaTheme="minorEastAsia" w:hAnsi="Cambria Math"/>
                              </w:rPr>
                              <m:t>2π</m:t>
                            </w:ins>
                          </m:r>
                        </m:num>
                        <m:den>
                          <m:r>
                            <w:ins w:id="81" w:author="Matthias Neuenschwander" w:date="2022-01-10T15:36:00Z">
                              <w:rPr>
                                <w:rFonts w:ascii="Cambria Math" w:eastAsiaTheme="minorEastAsia" w:hAnsi="Cambria Math"/>
                              </w:rPr>
                              <m:t>N</m:t>
                            </w:ins>
                          </m:r>
                        </m:den>
                      </m:f>
                    </m:e>
                  </m:d>
                </m:e>
              </m:func>
              <m:r>
                <w:ins w:id="82" w:author="Matthias Neuenschwander" w:date="2022-01-10T15:36:00Z">
                  <w:rPr>
                    <w:rFonts w:ascii="Cambria Math" w:eastAsiaTheme="minorEastAsia" w:hAnsi="Cambria Math"/>
                  </w:rPr>
                  <m:t>-</m:t>
                </w:ins>
              </m:r>
              <m:func>
                <m:funcPr>
                  <m:ctrlPr>
                    <w:ins w:id="83" w:author="Matthias Neuenschwander" w:date="2022-01-10T15:36:00Z">
                      <w:rPr>
                        <w:rFonts w:ascii="Cambria Math" w:eastAsiaTheme="minorEastAsia" w:hAnsi="Cambria Math"/>
                      </w:rPr>
                    </w:ins>
                  </m:ctrlPr>
                </m:funcPr>
                <m:fName>
                  <m:r>
                    <w:ins w:id="84" w:author="Matthias Neuenschwander" w:date="2022-01-10T15:36:00Z">
                      <m:rPr>
                        <m:sty m:val="p"/>
                      </m:rPr>
                      <w:rPr>
                        <w:rFonts w:ascii="Cambria Math" w:eastAsiaTheme="minorEastAsia" w:hAnsi="Cambria Math"/>
                      </w:rPr>
                      <m:t>sin</m:t>
                    </w:ins>
                  </m:r>
                </m:fName>
                <m:e>
                  <m:d>
                    <m:dPr>
                      <m:ctrlPr>
                        <w:ins w:id="85" w:author="Matthias Neuenschwander" w:date="2022-01-10T15:36:00Z">
                          <w:rPr>
                            <w:rFonts w:ascii="Cambria Math" w:eastAsiaTheme="minorEastAsia" w:hAnsi="Cambria Math"/>
                            <w:i/>
                          </w:rPr>
                        </w:ins>
                      </m:ctrlPr>
                    </m:dPr>
                    <m:e>
                      <m:r>
                        <w:ins w:id="86" w:author="Matthias Neuenschwander" w:date="2022-01-10T15:36:00Z">
                          <w:rPr>
                            <w:rFonts w:ascii="Cambria Math" w:eastAsiaTheme="minorEastAsia" w:hAnsi="Cambria Math"/>
                          </w:rPr>
                          <m:t>A*</m:t>
                        </w:ins>
                      </m:r>
                      <m:f>
                        <m:fPr>
                          <m:ctrlPr>
                            <w:ins w:id="87" w:author="Matthias Neuenschwander" w:date="2022-01-10T15:36:00Z">
                              <w:rPr>
                                <w:rFonts w:ascii="Cambria Math" w:eastAsiaTheme="minorEastAsia" w:hAnsi="Cambria Math"/>
                                <w:i/>
                              </w:rPr>
                            </w:ins>
                          </m:ctrlPr>
                        </m:fPr>
                        <m:num>
                          <m:r>
                            <w:ins w:id="88" w:author="Matthias Neuenschwander" w:date="2022-01-10T15:36:00Z">
                              <w:rPr>
                                <w:rFonts w:ascii="Cambria Math" w:eastAsiaTheme="minorEastAsia" w:hAnsi="Cambria Math"/>
                              </w:rPr>
                              <m:t>2π</m:t>
                            </w:ins>
                          </m:r>
                        </m:num>
                        <m:den>
                          <m:r>
                            <w:ins w:id="89" w:author="Matthias Neuenschwander" w:date="2022-01-10T15:36:00Z">
                              <w:rPr>
                                <w:rFonts w:ascii="Cambria Math" w:eastAsiaTheme="minorEastAsia" w:hAnsi="Cambria Math"/>
                              </w:rPr>
                              <m:t>N</m:t>
                            </w:ins>
                          </m:r>
                        </m:den>
                      </m:f>
                    </m:e>
                  </m:d>
                </m:e>
              </m:func>
            </m:e>
          </m:d>
          <m:r>
            <w:ins w:id="90" w:author="Matthias Neuenschwander" w:date="2022-01-10T15:36:00Z">
              <w:rPr>
                <w:rFonts w:ascii="Cambria Math" w:eastAsiaTheme="minorEastAsia" w:hAnsi="Cambria Math"/>
              </w:rPr>
              <m:t>*</m:t>
            </w:ins>
          </m:r>
          <m:r>
            <w:del w:id="91" w:author="Matthias Neuenschwander" w:date="2022-01-10T15:35:00Z">
              <w:rPr>
                <w:rFonts w:ascii="Cambria Math" w:eastAsiaTheme="minorEastAsia" w:hAnsi="Cambria Math"/>
              </w:rPr>
              <m:t>(</m:t>
            </w:del>
          </m:r>
          <m:func>
            <m:funcPr>
              <m:ctrlPr>
                <w:del w:id="92" w:author="Matthias Neuenschwander" w:date="2022-01-10T15:35:00Z">
                  <w:rPr>
                    <w:rFonts w:ascii="Cambria Math" w:eastAsiaTheme="minorEastAsia" w:hAnsi="Cambria Math"/>
                  </w:rPr>
                </w:del>
              </m:ctrlPr>
            </m:funcPr>
            <m:fName>
              <m:r>
                <w:del w:id="93" w:author="Matthias Neuenschwander" w:date="2022-01-10T15:35:00Z">
                  <m:rPr>
                    <m:sty m:val="p"/>
                  </m:rPr>
                  <w:rPr>
                    <w:rFonts w:ascii="Cambria Math" w:eastAsiaTheme="minorEastAsia" w:hAnsi="Cambria Math"/>
                  </w:rPr>
                  <m:t>sin</m:t>
                </w:del>
              </m:r>
            </m:fName>
            <m:e>
              <m:d>
                <m:dPr>
                  <m:ctrlPr>
                    <w:del w:id="94" w:author="Matthias Neuenschwander" w:date="2022-01-10T15:35:00Z">
                      <w:rPr>
                        <w:rFonts w:ascii="Cambria Math" w:eastAsiaTheme="minorEastAsia" w:hAnsi="Cambria Math"/>
                        <w:i/>
                      </w:rPr>
                    </w:del>
                  </m:ctrlPr>
                </m:dPr>
                <m:e>
                  <m:r>
                    <w:del w:id="95" w:author="Matthias Neuenschwander" w:date="2022-01-10T15:34:00Z">
                      <w:rPr>
                        <w:rFonts w:ascii="Cambria Math" w:eastAsiaTheme="minorEastAsia" w:hAnsi="Cambria Math"/>
                      </w:rPr>
                      <m:t>i</m:t>
                    </w:del>
                  </m:r>
                  <m:r>
                    <w:del w:id="96" w:author="Matthias Neuenschwander" w:date="2022-01-10T15:35:00Z">
                      <w:rPr>
                        <w:rFonts w:ascii="Cambria Math" w:eastAsiaTheme="minorEastAsia" w:hAnsi="Cambria Math"/>
                      </w:rPr>
                      <m:t>*</m:t>
                    </w:del>
                  </m:r>
                  <m:f>
                    <m:fPr>
                      <m:ctrlPr>
                        <w:del w:id="97" w:author="Matthias Neuenschwander" w:date="2022-01-10T15:35:00Z">
                          <w:rPr>
                            <w:rFonts w:ascii="Cambria Math" w:eastAsiaTheme="minorEastAsia" w:hAnsi="Cambria Math"/>
                            <w:i/>
                          </w:rPr>
                        </w:del>
                      </m:ctrlPr>
                    </m:fPr>
                    <m:num>
                      <m:r>
                        <w:del w:id="98" w:author="Matthias Neuenschwander" w:date="2022-01-10T15:35:00Z">
                          <w:rPr>
                            <w:rFonts w:ascii="Cambria Math" w:eastAsiaTheme="minorEastAsia" w:hAnsi="Cambria Math"/>
                          </w:rPr>
                          <m:t>2π</m:t>
                        </w:del>
                      </m:r>
                    </m:num>
                    <m:den>
                      <m:r>
                        <w:del w:id="99" w:author="Matthias Neuenschwander" w:date="2022-01-10T15:35:00Z">
                          <w:rPr>
                            <w:rFonts w:ascii="Cambria Math" w:eastAsiaTheme="minorEastAsia" w:hAnsi="Cambria Math"/>
                          </w:rPr>
                          <m:t>N</m:t>
                        </w:del>
                      </m:r>
                    </m:den>
                  </m:f>
                </m:e>
              </m:d>
            </m:e>
          </m:func>
          <m:r>
            <w:del w:id="100" w:author="Matthias Neuenschwander" w:date="2022-01-10T15:36:00Z">
              <w:rPr>
                <w:rFonts w:ascii="Cambria Math" w:eastAsiaTheme="minorEastAsia" w:hAnsi="Cambria Math"/>
              </w:rPr>
              <m:t>*</m:t>
            </w:del>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m:t>
              </m:r>
            </m:den>
          </m:f>
          <m:r>
            <w:del w:id="101" w:author="Matthias Neuenschwander" w:date="2022-01-10T15:35:00Z">
              <w:rPr>
                <w:rFonts w:ascii="Cambria Math" w:eastAsiaTheme="minorEastAsia" w:hAnsi="Cambria Math"/>
              </w:rPr>
              <m:t>)</m:t>
            </w:del>
          </m:r>
        </m:oMath>
      </m:oMathPara>
    </w:p>
    <w:commentRangeStart w:id="102"/>
    <w:p w14:paraId="13C4AC35" w14:textId="00AC3F4D" w:rsidR="00A370ED" w:rsidRPr="00A370ED" w:rsidRDefault="008A3512" w:rsidP="00466A39">
      <w:pPr>
        <w:rPr>
          <w:ins w:id="103" w:author="Matthias Neuenschwander" w:date="2022-01-10T18:16:00Z"/>
          <w:rFonts w:eastAsiaTheme="minorEastAsia"/>
          <w:rPrChange w:id="104" w:author="Matthias Neuenschwander" w:date="2022-01-10T18:16:00Z">
            <w:rPr>
              <w:ins w:id="105" w:author="Matthias Neuenschwander" w:date="2022-01-10T18:16:00Z"/>
              <w:rFonts w:ascii="Cambria Math" w:eastAsiaTheme="minorEastAsia" w:hAnsi="Cambria Math"/>
            </w:rPr>
          </w:rPrChange>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Appr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i=A</m:t>
                  </m:r>
                </m:sub>
                <m:sup>
                  <m:r>
                    <w:rPr>
                      <w:rFonts w:ascii="Cambria Math" w:hAnsi="Cambria Math"/>
                    </w:rPr>
                    <m:t>P</m:t>
                  </m:r>
                </m:sup>
                <m:e>
                  <m:r>
                    <w:rPr>
                      <w:rFonts w:ascii="Cambria Math" w:hAnsi="Cambria Math"/>
                    </w:rPr>
                    <m:t>Defl</m:t>
                  </m:r>
                  <m:d>
                    <m:dPr>
                      <m:ctrlPr>
                        <w:rPr>
                          <w:rFonts w:ascii="Cambria Math" w:hAnsi="Cambria Math"/>
                          <w:i/>
                        </w:rPr>
                      </m:ctrlPr>
                    </m:dPr>
                    <m:e>
                      <m:r>
                        <w:rPr>
                          <w:rFonts w:ascii="Cambria Math" w:hAnsi="Cambria Math"/>
                        </w:rPr>
                        <m:t>i</m:t>
                      </m:r>
                    </m:e>
                  </m:d>
                  <m:r>
                    <w:rPr>
                      <w:rFonts w:ascii="Cambria Math" w:hAnsi="Cambria Math"/>
                    </w:rPr>
                    <m:t>}-</m:t>
                  </m:r>
                  <m:d>
                    <m:dPr>
                      <m:ctrlPr>
                        <w:rPr>
                          <w:rFonts w:ascii="Cambria Math" w:hAnsi="Cambria Math"/>
                          <w:i/>
                        </w:rPr>
                      </m:ctrlPr>
                    </m:dPr>
                    <m:e>
                      <m:r>
                        <w:rPr>
                          <w:rFonts w:ascii="Cambria Math" w:hAnsi="Cambria Math"/>
                        </w:rPr>
                        <m:t>P-A</m:t>
                      </m:r>
                    </m:e>
                  </m:d>
                  <m:r>
                    <w:rPr>
                      <w:rFonts w:ascii="Cambria Math" w:hAnsi="Cambria Math"/>
                    </w:rPr>
                    <m:t>*Defl</m:t>
                  </m:r>
                  <m:d>
                    <m:dPr>
                      <m:ctrlPr>
                        <w:rPr>
                          <w:rFonts w:ascii="Cambria Math" w:hAnsi="Cambria Math"/>
                          <w:i/>
                        </w:rPr>
                      </m:ctrlPr>
                    </m:dPr>
                    <m:e>
                      <m:r>
                        <w:rPr>
                          <w:rFonts w:ascii="Cambria Math" w:hAnsi="Cambria Math"/>
                        </w:rPr>
                        <m:t>A</m:t>
                      </m:r>
                    </m:e>
                  </m:d>
                </m:e>
              </m:nary>
            </m:num>
            <m:den>
              <m:d>
                <m:dPr>
                  <m:ctrlPr>
                    <w:rPr>
                      <w:rFonts w:ascii="Cambria Math" w:hAnsi="Cambria Math"/>
                      <w:i/>
                    </w:rPr>
                  </m:ctrlPr>
                </m:dPr>
                <m:e>
                  <m:r>
                    <w:rPr>
                      <w:rFonts w:ascii="Cambria Math" w:hAnsi="Cambria Math"/>
                    </w:rPr>
                    <m:t>P-A</m:t>
                  </m:r>
                </m:e>
              </m:d>
              <m:r>
                <w:rPr>
                  <w:rFonts w:ascii="Cambria Math" w:hAnsi="Cambria Math"/>
                </w:rPr>
                <m:t>*</m:t>
              </m:r>
              <m:d>
                <m:dPr>
                  <m:ctrlPr>
                    <w:rPr>
                      <w:rFonts w:ascii="Cambria Math"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A</m:t>
                      </m:r>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P-A</m:t>
                  </m:r>
                </m:e>
              </m:d>
              <m:r>
                <w:rPr>
                  <w:rFonts w:ascii="Cambria Math" w:eastAsiaTheme="minorEastAsia" w:hAnsi="Cambria Math"/>
                </w:rPr>
                <m:t>+</m:t>
              </m:r>
              <m:d>
                <m:dPr>
                  <m:ctrlPr>
                    <w:rPr>
                      <w:rFonts w:ascii="Cambria Math" w:eastAsiaTheme="minorEastAsia" w:hAnsi="Cambria Math"/>
                      <w:i/>
                    </w:rPr>
                  </m:ctrlPr>
                </m:dPr>
                <m:e>
                  <m:func>
                    <m:funcPr>
                      <m:ctrlPr>
                        <w:rPr>
                          <w:rFonts w:ascii="Cambria Math" w:eastAsiaTheme="minorEastAsia" w:hAnsi="Cambria Math"/>
                        </w:rPr>
                      </m:ctrlPr>
                    </m:funcPr>
                    <m:fName>
                      <m:r>
                        <w:ins w:id="106" w:author="Matthias Neuenschwander" w:date="2022-01-10T16:54:00Z">
                          <m:rPr>
                            <m:sty m:val="p"/>
                          </m:rPr>
                          <w:rPr>
                            <w:rFonts w:ascii="Cambria Math" w:eastAsiaTheme="minorEastAsia" w:hAnsi="Cambria Math"/>
                          </w:rPr>
                          <m:t>0</m:t>
                        </w:ins>
                      </m:r>
                      <m:r>
                        <w:ins w:id="107" w:author="Matthias Neuenschwander" w:date="2022-01-10T15:57:00Z">
                          <m:rPr>
                            <m:sty m:val="p"/>
                          </m:rPr>
                          <w:rPr>
                            <w:rFonts w:ascii="Cambria Math" w:eastAsiaTheme="minorEastAsia" w:hAnsi="Cambria Math"/>
                          </w:rPr>
                          <m:t>-</m:t>
                        </w:ins>
                      </m:r>
                      <m:r>
                        <m:rPr>
                          <m:sty m:val="p"/>
                        </m:rPr>
                        <w:rPr>
                          <w:rFonts w:ascii="Cambria Math" w:eastAsiaTheme="minorEastAsia" w:hAnsi="Cambria Math"/>
                        </w:rPr>
                        <m:t>sin</m:t>
                      </m:r>
                    </m:fName>
                    <m:e>
                      <m:d>
                        <m:dPr>
                          <m:ctrlPr>
                            <w:rPr>
                              <w:rFonts w:ascii="Cambria Math" w:eastAsiaTheme="minorEastAsia" w:hAnsi="Cambria Math"/>
                              <w:i/>
                            </w:rPr>
                          </m:ctrlPr>
                        </m:dPr>
                        <m:e>
                          <m:r>
                            <w:del w:id="108" w:author="Matthias Neuenschwander" w:date="2022-01-10T15:57:00Z">
                              <w:rPr>
                                <w:rFonts w:ascii="Cambria Math" w:eastAsiaTheme="minorEastAsia" w:hAnsi="Cambria Math"/>
                              </w:rPr>
                              <m:t>i</m:t>
                            </w:del>
                          </m:r>
                          <m:r>
                            <w:ins w:id="109" w:author="Matthias Neuenschwander" w:date="2022-01-10T15:57:00Z">
                              <w:rPr>
                                <w:rFonts w:ascii="Cambria Math" w:eastAsiaTheme="minorEastAsia" w:hAnsi="Cambria Math"/>
                              </w:rPr>
                              <m:t>A</m:t>
                            </w:ins>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N</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m:t>
                      </m:r>
                    </m:den>
                  </m:f>
                </m:e>
              </m:d>
            </m:den>
          </m:f>
        </m:oMath>
      </m:oMathPara>
    </w:p>
    <w:p w14:paraId="64BFA785" w14:textId="77777777" w:rsidR="00553E10" w:rsidRPr="00553E10" w:rsidRDefault="008A3512" w:rsidP="00466A39">
      <w:pPr>
        <w:rPr>
          <w:ins w:id="110" w:author="Kangül Mustafa" w:date="2022-02-21T17:37:00Z"/>
          <w:rFonts w:eastAsiaTheme="minorEastAsia"/>
        </w:rPr>
      </w:pPr>
      <m:oMathPara>
        <m:oMath>
          <m:sSub>
            <m:sSubPr>
              <m:ctrlPr>
                <w:ins w:id="111" w:author="Matthias Neuenschwander" w:date="2022-01-10T18:16:00Z">
                  <w:rPr>
                    <w:rFonts w:ascii="Cambria Math" w:eastAsiaTheme="minorEastAsia" w:hAnsi="Cambria Math"/>
                    <w:i/>
                  </w:rPr>
                </w:ins>
              </m:ctrlPr>
            </m:sSubPr>
            <m:e>
              <m:r>
                <w:ins w:id="112" w:author="Matthias Neuenschwander" w:date="2022-01-10T18:16:00Z">
                  <w:rPr>
                    <w:rFonts w:ascii="Cambria Math" w:eastAsiaTheme="minorEastAsia" w:hAnsi="Cambria Math"/>
                  </w:rPr>
                  <m:t>k</m:t>
                </w:ins>
              </m:r>
            </m:e>
            <m:sub>
              <m:r>
                <w:ins w:id="113" w:author="Matthias Neuenschwander" w:date="2022-01-10T18:16:00Z">
                  <w:rPr>
                    <w:rFonts w:ascii="Cambria Math" w:eastAsiaTheme="minorEastAsia" w:hAnsi="Cambria Math"/>
                  </w:rPr>
                  <m:t>Appr</m:t>
                </w:ins>
              </m:r>
            </m:sub>
          </m:sSub>
          <m:r>
            <w:ins w:id="114" w:author="Matthias Neuenschwander" w:date="2022-01-10T18:16:00Z">
              <w:rPr>
                <w:rFonts w:ascii="Cambria Math" w:eastAsiaTheme="minorEastAsia" w:hAnsi="Cambria Math"/>
              </w:rPr>
              <m:t>=</m:t>
            </w:ins>
          </m:r>
          <m:f>
            <m:fPr>
              <m:ctrlPr>
                <w:ins w:id="115" w:author="Matthias Neuenschwander" w:date="2022-01-10T18:16:00Z">
                  <w:rPr>
                    <w:rFonts w:ascii="Cambria Math" w:eastAsiaTheme="minorEastAsia" w:hAnsi="Cambria Math"/>
                    <w:i/>
                  </w:rPr>
                </w:ins>
              </m:ctrlPr>
            </m:fPr>
            <m:num>
              <m:r>
                <w:ins w:id="116" w:author="Matthias Neuenschwander" w:date="2022-01-10T18:16:00Z">
                  <w:rPr>
                    <w:rFonts w:ascii="Cambria Math" w:eastAsiaTheme="minorEastAsia" w:hAnsi="Cambria Math"/>
                  </w:rPr>
                  <m:t>{</m:t>
                </w:ins>
              </m:r>
              <m:nary>
                <m:naryPr>
                  <m:chr m:val="∑"/>
                  <m:limLoc m:val="undOvr"/>
                  <m:ctrlPr>
                    <w:ins w:id="117" w:author="Matthias Neuenschwander" w:date="2022-01-10T18:16:00Z">
                      <w:rPr>
                        <w:rFonts w:ascii="Cambria Math" w:hAnsi="Cambria Math"/>
                        <w:i/>
                      </w:rPr>
                    </w:ins>
                  </m:ctrlPr>
                </m:naryPr>
                <m:sub>
                  <m:r>
                    <w:ins w:id="118" w:author="Matthias Neuenschwander" w:date="2022-01-10T18:16:00Z">
                      <w:rPr>
                        <w:rFonts w:ascii="Cambria Math" w:hAnsi="Cambria Math"/>
                      </w:rPr>
                      <m:t>i=A</m:t>
                    </w:ins>
                  </m:r>
                </m:sub>
                <m:sup>
                  <m:r>
                    <w:ins w:id="119" w:author="Matthias Neuenschwander" w:date="2022-01-10T18:16:00Z">
                      <w:rPr>
                        <w:rFonts w:ascii="Cambria Math" w:hAnsi="Cambria Math"/>
                      </w:rPr>
                      <m:t>P</m:t>
                    </w:ins>
                  </m:r>
                </m:sup>
                <m:e>
                  <m:r>
                    <w:ins w:id="120" w:author="Matthias Neuenschwander" w:date="2022-01-10T18:16:00Z">
                      <w:rPr>
                        <w:rFonts w:ascii="Cambria Math" w:hAnsi="Cambria Math"/>
                      </w:rPr>
                      <m:t>Defl</m:t>
                    </w:ins>
                  </m:r>
                  <m:d>
                    <m:dPr>
                      <m:ctrlPr>
                        <w:ins w:id="121" w:author="Matthias Neuenschwander" w:date="2022-01-10T18:16:00Z">
                          <w:rPr>
                            <w:rFonts w:ascii="Cambria Math" w:hAnsi="Cambria Math"/>
                            <w:i/>
                          </w:rPr>
                        </w:ins>
                      </m:ctrlPr>
                    </m:dPr>
                    <m:e>
                      <m:r>
                        <w:ins w:id="122" w:author="Matthias Neuenschwander" w:date="2022-01-10T18:16:00Z">
                          <w:rPr>
                            <w:rFonts w:ascii="Cambria Math" w:hAnsi="Cambria Math"/>
                          </w:rPr>
                          <m:t>i</m:t>
                        </w:ins>
                      </m:r>
                    </m:e>
                  </m:d>
                  <m:r>
                    <w:ins w:id="123" w:author="Matthias Neuenschwander" w:date="2022-01-10T18:16:00Z">
                      <w:rPr>
                        <w:rFonts w:ascii="Cambria Math" w:hAnsi="Cambria Math"/>
                      </w:rPr>
                      <m:t>}-</m:t>
                    </w:ins>
                  </m:r>
                  <m:d>
                    <m:dPr>
                      <m:ctrlPr>
                        <w:ins w:id="124" w:author="Matthias Neuenschwander" w:date="2022-01-10T18:16:00Z">
                          <w:rPr>
                            <w:rFonts w:ascii="Cambria Math" w:hAnsi="Cambria Math"/>
                            <w:i/>
                          </w:rPr>
                        </w:ins>
                      </m:ctrlPr>
                    </m:dPr>
                    <m:e>
                      <m:r>
                        <w:ins w:id="125" w:author="Matthias Neuenschwander" w:date="2022-01-10T18:16:00Z">
                          <w:rPr>
                            <w:rFonts w:ascii="Cambria Math" w:hAnsi="Cambria Math"/>
                          </w:rPr>
                          <m:t>P-A</m:t>
                        </w:ins>
                      </m:r>
                    </m:e>
                  </m:d>
                  <m:r>
                    <w:ins w:id="126" w:author="Matthias Neuenschwander" w:date="2022-01-10T18:16:00Z">
                      <w:rPr>
                        <w:rFonts w:ascii="Cambria Math" w:hAnsi="Cambria Math"/>
                      </w:rPr>
                      <m:t>*Defl</m:t>
                    </w:ins>
                  </m:r>
                  <m:d>
                    <m:dPr>
                      <m:ctrlPr>
                        <w:ins w:id="127" w:author="Matthias Neuenschwander" w:date="2022-01-10T18:16:00Z">
                          <w:rPr>
                            <w:rFonts w:ascii="Cambria Math" w:hAnsi="Cambria Math"/>
                            <w:i/>
                          </w:rPr>
                        </w:ins>
                      </m:ctrlPr>
                    </m:dPr>
                    <m:e>
                      <m:r>
                        <w:ins w:id="128" w:author="Matthias Neuenschwander" w:date="2022-01-10T18:16:00Z">
                          <w:rPr>
                            <w:rFonts w:ascii="Cambria Math" w:hAnsi="Cambria Math"/>
                          </w:rPr>
                          <m:t>A</m:t>
                        </w:ins>
                      </m:r>
                    </m:e>
                  </m:d>
                </m:e>
              </m:nary>
            </m:num>
            <m:den>
              <m:r>
                <w:ins w:id="129" w:author="Matthias Neuenschwander" w:date="2022-01-10T18:16:00Z">
                  <w:rPr>
                    <w:rFonts w:ascii="Cambria Math" w:eastAsiaTheme="minorEastAsia" w:hAnsi="Cambria Math"/>
                  </w:rPr>
                  <m:t>-</m:t>
                </w:ins>
              </m:r>
              <m:func>
                <m:funcPr>
                  <m:ctrlPr>
                    <w:ins w:id="130" w:author="Matthias Neuenschwander" w:date="2022-01-10T18:16:00Z">
                      <w:rPr>
                        <w:rFonts w:ascii="Cambria Math" w:eastAsiaTheme="minorEastAsia" w:hAnsi="Cambria Math"/>
                      </w:rPr>
                    </w:ins>
                  </m:ctrlPr>
                </m:funcPr>
                <m:fName>
                  <m:r>
                    <w:ins w:id="131" w:author="Matthias Neuenschwander" w:date="2022-01-10T18:16:00Z">
                      <m:rPr>
                        <m:sty m:val="p"/>
                      </m:rPr>
                      <w:rPr>
                        <w:rFonts w:ascii="Cambria Math" w:eastAsiaTheme="minorEastAsia" w:hAnsi="Cambria Math"/>
                        <w:highlight w:val="yellow"/>
                        <w:rPrChange w:id="132" w:author="Kangül Mustafa" w:date="2022-02-21T17:37:00Z">
                          <w:rPr>
                            <w:rFonts w:ascii="Cambria Math" w:eastAsiaTheme="minorEastAsia" w:hAnsi="Cambria Math"/>
                          </w:rPr>
                        </w:rPrChange>
                      </w:rPr>
                      <m:t>cos</m:t>
                    </w:ins>
                  </m:r>
                </m:fName>
                <m:e>
                  <m:d>
                    <m:dPr>
                      <m:ctrlPr>
                        <w:ins w:id="133" w:author="Matthias Neuenschwander" w:date="2022-01-10T18:16:00Z">
                          <w:rPr>
                            <w:rFonts w:ascii="Cambria Math" w:eastAsiaTheme="minorEastAsia" w:hAnsi="Cambria Math"/>
                            <w:i/>
                            <w:highlight w:val="yellow"/>
                          </w:rPr>
                        </w:ins>
                      </m:ctrlPr>
                    </m:dPr>
                    <m:e>
                      <m:r>
                        <w:ins w:id="134" w:author="Matthias Neuenschwander" w:date="2022-01-10T18:16:00Z">
                          <w:rPr>
                            <w:rFonts w:ascii="Cambria Math" w:eastAsiaTheme="minorEastAsia" w:hAnsi="Cambria Math"/>
                            <w:highlight w:val="yellow"/>
                            <w:rPrChange w:id="135" w:author="Kangül Mustafa" w:date="2022-02-21T17:37:00Z">
                              <w:rPr>
                                <w:rFonts w:ascii="Cambria Math" w:eastAsiaTheme="minorEastAsia" w:hAnsi="Cambria Math"/>
                              </w:rPr>
                            </w:rPrChange>
                          </w:rPr>
                          <m:t>A*</m:t>
                        </w:ins>
                      </m:r>
                      <m:f>
                        <m:fPr>
                          <m:ctrlPr>
                            <w:ins w:id="136" w:author="Matthias Neuenschwander" w:date="2022-01-10T18:16:00Z">
                              <w:rPr>
                                <w:rFonts w:ascii="Cambria Math" w:eastAsiaTheme="minorEastAsia" w:hAnsi="Cambria Math"/>
                                <w:i/>
                                <w:highlight w:val="yellow"/>
                              </w:rPr>
                            </w:ins>
                          </m:ctrlPr>
                        </m:fPr>
                        <m:num>
                          <m:r>
                            <w:ins w:id="137" w:author="Matthias Neuenschwander" w:date="2022-01-10T18:16:00Z">
                              <w:rPr>
                                <w:rFonts w:ascii="Cambria Math" w:eastAsiaTheme="minorEastAsia" w:hAnsi="Cambria Math"/>
                                <w:highlight w:val="yellow"/>
                                <w:rPrChange w:id="138" w:author="Kangül Mustafa" w:date="2022-02-21T17:37:00Z">
                                  <w:rPr>
                                    <w:rFonts w:ascii="Cambria Math" w:eastAsiaTheme="minorEastAsia" w:hAnsi="Cambria Math"/>
                                  </w:rPr>
                                </w:rPrChange>
                              </w:rPr>
                              <m:t>2π</m:t>
                            </w:ins>
                          </m:r>
                        </m:num>
                        <m:den>
                          <m:r>
                            <w:ins w:id="139" w:author="Matthias Neuenschwander" w:date="2022-01-10T18:16:00Z">
                              <w:rPr>
                                <w:rFonts w:ascii="Cambria Math" w:eastAsiaTheme="minorEastAsia" w:hAnsi="Cambria Math"/>
                                <w:highlight w:val="yellow"/>
                                <w:rPrChange w:id="140" w:author="Kangül Mustafa" w:date="2022-02-21T17:37:00Z">
                                  <w:rPr>
                                    <w:rFonts w:ascii="Cambria Math" w:eastAsiaTheme="minorEastAsia" w:hAnsi="Cambria Math"/>
                                  </w:rPr>
                                </w:rPrChange>
                              </w:rPr>
                              <m:t>N</m:t>
                            </w:ins>
                          </m:r>
                        </m:den>
                      </m:f>
                    </m:e>
                  </m:d>
                  <m:r>
                    <w:ins w:id="141" w:author="Matthias Neuenschwander" w:date="2022-01-12T14:14:00Z">
                      <w:rPr>
                        <w:rFonts w:ascii="Cambria Math" w:eastAsiaTheme="minorEastAsia" w:hAnsi="Cambria Math"/>
                      </w:rPr>
                      <m:t>(P-A)</m:t>
                    </w:ins>
                  </m:r>
                </m:e>
              </m:func>
              <m:r>
                <w:ins w:id="142" w:author="Matthias Neuenschwander" w:date="2022-01-10T18:16:00Z">
                  <w:rPr>
                    <w:rFonts w:ascii="Cambria Math" w:eastAsiaTheme="minorEastAsia" w:hAnsi="Cambria Math"/>
                  </w:rPr>
                  <m:t>-</m:t>
                </w:ins>
              </m:r>
              <m:d>
                <m:dPr>
                  <m:ctrlPr>
                    <w:ins w:id="143" w:author="Matthias Neuenschwander" w:date="2022-01-10T18:16:00Z">
                      <w:rPr>
                        <w:rFonts w:ascii="Cambria Math" w:eastAsiaTheme="minorEastAsia" w:hAnsi="Cambria Math"/>
                        <w:i/>
                        <w:highlight w:val="yellow"/>
                      </w:rPr>
                    </w:ins>
                  </m:ctrlPr>
                </m:dPr>
                <m:e>
                  <m:func>
                    <m:funcPr>
                      <m:ctrlPr>
                        <w:ins w:id="144" w:author="Matthias Neuenschwander" w:date="2022-01-10T18:16:00Z">
                          <w:rPr>
                            <w:rFonts w:ascii="Cambria Math" w:eastAsiaTheme="minorEastAsia" w:hAnsi="Cambria Math"/>
                            <w:highlight w:val="yellow"/>
                          </w:rPr>
                        </w:ins>
                      </m:ctrlPr>
                    </m:funcPr>
                    <m:fName>
                      <m:r>
                        <w:ins w:id="145" w:author="Matthias Neuenschwander" w:date="2022-01-10T18:16:00Z">
                          <m:rPr>
                            <m:sty m:val="p"/>
                          </m:rPr>
                          <w:rPr>
                            <w:rFonts w:ascii="Cambria Math" w:eastAsiaTheme="minorEastAsia" w:hAnsi="Cambria Math"/>
                            <w:highlight w:val="yellow"/>
                            <w:rPrChange w:id="146" w:author="Kangül Mustafa" w:date="2022-02-21T17:37:00Z">
                              <w:rPr>
                                <w:rFonts w:ascii="Cambria Math" w:eastAsiaTheme="minorEastAsia" w:hAnsi="Cambria Math"/>
                              </w:rPr>
                            </w:rPrChange>
                          </w:rPr>
                          <m:t>sin</m:t>
                        </w:ins>
                      </m:r>
                    </m:fName>
                    <m:e>
                      <m:d>
                        <m:dPr>
                          <m:ctrlPr>
                            <w:ins w:id="147" w:author="Matthias Neuenschwander" w:date="2022-01-10T18:16:00Z">
                              <w:rPr>
                                <w:rFonts w:ascii="Cambria Math" w:eastAsiaTheme="minorEastAsia" w:hAnsi="Cambria Math"/>
                                <w:i/>
                                <w:highlight w:val="yellow"/>
                              </w:rPr>
                            </w:ins>
                          </m:ctrlPr>
                        </m:dPr>
                        <m:e>
                          <m:r>
                            <w:ins w:id="148" w:author="Matthias Neuenschwander" w:date="2022-01-10T18:16:00Z">
                              <w:rPr>
                                <w:rFonts w:ascii="Cambria Math" w:eastAsiaTheme="minorEastAsia" w:hAnsi="Cambria Math"/>
                                <w:highlight w:val="yellow"/>
                                <w:rPrChange w:id="149" w:author="Kangül Mustafa" w:date="2022-02-21T17:37:00Z">
                                  <w:rPr>
                                    <w:rFonts w:ascii="Cambria Math" w:eastAsiaTheme="minorEastAsia" w:hAnsi="Cambria Math"/>
                                  </w:rPr>
                                </w:rPrChange>
                              </w:rPr>
                              <m:t>A*</m:t>
                            </w:ins>
                          </m:r>
                          <m:f>
                            <m:fPr>
                              <m:ctrlPr>
                                <w:ins w:id="150" w:author="Matthias Neuenschwander" w:date="2022-01-10T18:16:00Z">
                                  <w:rPr>
                                    <w:rFonts w:ascii="Cambria Math" w:eastAsiaTheme="minorEastAsia" w:hAnsi="Cambria Math"/>
                                    <w:i/>
                                    <w:highlight w:val="yellow"/>
                                  </w:rPr>
                                </w:ins>
                              </m:ctrlPr>
                            </m:fPr>
                            <m:num>
                              <m:r>
                                <w:ins w:id="151" w:author="Matthias Neuenschwander" w:date="2022-01-10T18:16:00Z">
                                  <w:rPr>
                                    <w:rFonts w:ascii="Cambria Math" w:eastAsiaTheme="minorEastAsia" w:hAnsi="Cambria Math"/>
                                    <w:highlight w:val="yellow"/>
                                    <w:rPrChange w:id="152" w:author="Kangül Mustafa" w:date="2022-02-21T17:37:00Z">
                                      <w:rPr>
                                        <w:rFonts w:ascii="Cambria Math" w:eastAsiaTheme="minorEastAsia" w:hAnsi="Cambria Math"/>
                                      </w:rPr>
                                    </w:rPrChange>
                                  </w:rPr>
                                  <m:t>2π</m:t>
                                </w:ins>
                              </m:r>
                            </m:num>
                            <m:den>
                              <m:r>
                                <w:ins w:id="153" w:author="Matthias Neuenschwander" w:date="2022-01-10T18:16:00Z">
                                  <w:rPr>
                                    <w:rFonts w:ascii="Cambria Math" w:eastAsiaTheme="minorEastAsia" w:hAnsi="Cambria Math"/>
                                    <w:highlight w:val="yellow"/>
                                    <w:rPrChange w:id="154" w:author="Kangül Mustafa" w:date="2022-02-21T17:37:00Z">
                                      <w:rPr>
                                        <w:rFonts w:ascii="Cambria Math" w:eastAsiaTheme="minorEastAsia" w:hAnsi="Cambria Math"/>
                                      </w:rPr>
                                    </w:rPrChange>
                                  </w:rPr>
                                  <m:t>N</m:t>
                                </w:ins>
                              </m:r>
                            </m:den>
                          </m:f>
                        </m:e>
                      </m:d>
                    </m:e>
                  </m:func>
                  <m:r>
                    <w:ins w:id="155" w:author="Matthias Neuenschwander" w:date="2022-01-10T18:16:00Z">
                      <w:rPr>
                        <w:rFonts w:ascii="Cambria Math" w:eastAsiaTheme="minorEastAsia" w:hAnsi="Cambria Math"/>
                        <w:highlight w:val="yellow"/>
                        <w:rPrChange w:id="156" w:author="Kangül Mustafa" w:date="2022-02-21T17:37:00Z">
                          <w:rPr>
                            <w:rFonts w:ascii="Cambria Math" w:eastAsiaTheme="minorEastAsia" w:hAnsi="Cambria Math"/>
                          </w:rPr>
                        </w:rPrChange>
                      </w:rPr>
                      <m:t>*</m:t>
                    </w:ins>
                  </m:r>
                  <m:f>
                    <m:fPr>
                      <m:ctrlPr>
                        <w:ins w:id="157" w:author="Matthias Neuenschwander" w:date="2022-01-10T18:16:00Z">
                          <w:rPr>
                            <w:rFonts w:ascii="Cambria Math" w:eastAsiaTheme="minorEastAsia" w:hAnsi="Cambria Math"/>
                            <w:i/>
                            <w:highlight w:val="yellow"/>
                          </w:rPr>
                        </w:ins>
                      </m:ctrlPr>
                    </m:fPr>
                    <m:num>
                      <m:r>
                        <w:ins w:id="158" w:author="Matthias Neuenschwander" w:date="2022-01-10T18:16:00Z">
                          <w:rPr>
                            <w:rFonts w:ascii="Cambria Math" w:eastAsiaTheme="minorEastAsia" w:hAnsi="Cambria Math"/>
                            <w:highlight w:val="yellow"/>
                            <w:rPrChange w:id="159" w:author="Kangül Mustafa" w:date="2022-02-21T17:37:00Z">
                              <w:rPr>
                                <w:rFonts w:ascii="Cambria Math" w:eastAsiaTheme="minorEastAsia" w:hAnsi="Cambria Math"/>
                              </w:rPr>
                            </w:rPrChange>
                          </w:rPr>
                          <m:t>N</m:t>
                        </w:ins>
                      </m:r>
                    </m:num>
                    <m:den>
                      <m:r>
                        <w:ins w:id="160" w:author="Matthias Neuenschwander" w:date="2022-01-10T18:16:00Z">
                          <w:rPr>
                            <w:rFonts w:ascii="Cambria Math" w:eastAsiaTheme="minorEastAsia" w:hAnsi="Cambria Math"/>
                            <w:highlight w:val="yellow"/>
                            <w:rPrChange w:id="161" w:author="Kangül Mustafa" w:date="2022-02-21T17:37:00Z">
                              <w:rPr>
                                <w:rFonts w:ascii="Cambria Math" w:eastAsiaTheme="minorEastAsia" w:hAnsi="Cambria Math"/>
                              </w:rPr>
                            </w:rPrChange>
                          </w:rPr>
                          <m:t>2π</m:t>
                        </w:ins>
                      </m:r>
                    </m:den>
                  </m:f>
                </m:e>
              </m:d>
            </m:den>
          </m:f>
        </m:oMath>
      </m:oMathPara>
    </w:p>
    <w:p w14:paraId="73D41016" w14:textId="278A8870" w:rsidR="00466A39" w:rsidRPr="00A0406C" w:rsidRDefault="00F113CC" w:rsidP="00466A39">
      <w:pPr>
        <w:rPr>
          <w:ins w:id="162" w:author="Matthias Neuenschwander" w:date="2022-01-10T16:03:00Z"/>
          <w:rFonts w:eastAsiaTheme="minorEastAsia"/>
        </w:rPr>
      </w:pPr>
      <m:oMathPara>
        <m:oMath>
          <m:r>
            <w:del w:id="163" w:author="Kangül Mustafa" w:date="2022-02-21T17:37:00Z">
              <m:rPr>
                <m:sty m:val="p"/>
              </m:rPr>
              <w:rPr>
                <w:rFonts w:ascii="Cambria Math" w:eastAsiaTheme="minorEastAsia" w:hAnsi="Cambria Math"/>
              </w:rPr>
              <w:br/>
            </w:del>
          </m:r>
        </m:oMath>
        <w:commentRangeEnd w:id="102"/>
        <m:oMath>
          <m:r>
            <m:rPr>
              <m:sty m:val="p"/>
            </m:rPr>
            <w:rPr>
              <w:rStyle w:val="CommentReference"/>
            </w:rPr>
            <w:commentReference w:id="102"/>
          </m:r>
        </m:oMath>
      </m:oMathPara>
    </w:p>
    <w:p w14:paraId="489EA333" w14:textId="6DF6192A" w:rsidR="00553E10" w:rsidRDefault="00553E10" w:rsidP="00466A39">
      <w:pPr>
        <w:rPr>
          <w:ins w:id="164" w:author="Kangül Mustafa" w:date="2022-02-21T17:38:00Z"/>
          <w:rFonts w:eastAsiaTheme="minorEastAsia"/>
        </w:rPr>
      </w:pPr>
      <w:ins w:id="165" w:author="Kangül Mustafa" w:date="2022-02-21T17:38:00Z">
        <w:r>
          <w:rPr>
            <w:rFonts w:eastAsiaTheme="minorEastAsia"/>
          </w:rPr>
          <w:t xml:space="preserve">To calibrate the slope </w:t>
        </w:r>
        <w:proofErr w:type="gramStart"/>
        <w:r>
          <w:rPr>
            <w:rFonts w:eastAsiaTheme="minorEastAsia"/>
          </w:rPr>
          <w:t>data</w:t>
        </w:r>
        <w:proofErr w:type="gramEnd"/>
        <w:r>
          <w:rPr>
            <w:rFonts w:eastAsiaTheme="minorEastAsia"/>
          </w:rPr>
          <w:t xml:space="preserve"> we need to multiply it by the deflection sensitivity and divide by the amplitude/2.</w:t>
        </w:r>
      </w:ins>
    </w:p>
    <w:p w14:paraId="2E446592" w14:textId="3AFE4B61" w:rsidR="006D1DC9" w:rsidRDefault="00A0406C" w:rsidP="00466A39">
      <w:pPr>
        <w:rPr>
          <w:ins w:id="166" w:author="Matthias Neuenschwander" w:date="2022-01-10T16:03:00Z"/>
          <w:rFonts w:eastAsiaTheme="minorEastAsia"/>
        </w:rPr>
      </w:pPr>
      <w:ins w:id="167" w:author="Matthias Neuenschwander" w:date="2022-01-10T16:03:00Z">
        <w:r>
          <w:rPr>
            <w:rFonts w:eastAsiaTheme="minorEastAsia"/>
          </w:rPr>
          <w:lastRenderedPageBreak/>
          <w:t>Deformation</w:t>
        </w:r>
      </w:ins>
    </w:p>
    <w:p w14:paraId="096F3F80" w14:textId="4184496F" w:rsidR="00B95B81" w:rsidRDefault="008A3512" w:rsidP="00466A39">
      <w:pPr>
        <w:rPr>
          <w:ins w:id="168" w:author="Matthias Neuenschwander" w:date="2022-01-10T18:23:00Z"/>
          <w:rFonts w:eastAsiaTheme="minorEastAsia"/>
        </w:rPr>
      </w:pPr>
      <m:oMathPara>
        <m:oMath>
          <m:sSub>
            <m:sSubPr>
              <m:ctrlPr>
                <w:ins w:id="169" w:author="Matthias Neuenschwander" w:date="2022-01-10T18:24:00Z">
                  <w:rPr>
                    <w:rFonts w:ascii="Cambria Math" w:eastAsiaTheme="minorEastAsia" w:hAnsi="Cambria Math"/>
                    <w:i/>
                  </w:rPr>
                </w:ins>
              </m:ctrlPr>
            </m:sSubPr>
            <m:e>
              <m:r>
                <w:ins w:id="170" w:author="Matthias Neuenschwander" w:date="2022-01-10T18:24:00Z">
                  <w:rPr>
                    <w:rFonts w:ascii="Cambria Math" w:eastAsiaTheme="minorEastAsia" w:hAnsi="Cambria Math"/>
                  </w:rPr>
                  <m:t>k</m:t>
                </w:ins>
              </m:r>
            </m:e>
            <m:sub>
              <m:r>
                <w:ins w:id="171" w:author="Matthias Neuenschwander" w:date="2022-01-10T18:24:00Z">
                  <w:rPr>
                    <w:rFonts w:ascii="Cambria Math" w:eastAsiaTheme="minorEastAsia" w:hAnsi="Cambria Math"/>
                  </w:rPr>
                  <m:t>Appr</m:t>
                </w:ins>
              </m:r>
            </m:sub>
          </m:sSub>
          <m:r>
            <w:ins w:id="172" w:author="Matthias Neuenschwander" w:date="2022-01-10T18:23:00Z">
              <w:rPr>
                <w:rFonts w:ascii="Cambria Math" w:eastAsiaTheme="minorEastAsia" w:hAnsi="Cambria Math"/>
              </w:rPr>
              <m:t>=</m:t>
            </w:ins>
          </m:r>
          <m:f>
            <m:fPr>
              <m:ctrlPr>
                <w:ins w:id="173" w:author="Matthias Neuenschwander" w:date="2022-01-10T18:24:00Z">
                  <w:rPr>
                    <w:rFonts w:ascii="Cambria Math" w:eastAsiaTheme="minorEastAsia" w:hAnsi="Cambria Math"/>
                    <w:i/>
                  </w:rPr>
                </w:ins>
              </m:ctrlPr>
            </m:fPr>
            <m:num>
              <m:r>
                <w:ins w:id="174" w:author="Matthias Neuenschwander" w:date="2022-01-10T18:24:00Z">
                  <w:rPr>
                    <w:rFonts w:ascii="Cambria Math" w:eastAsiaTheme="minorEastAsia" w:hAnsi="Cambria Math"/>
                  </w:rPr>
                  <m:t>[Defl</m:t>
                </w:ins>
              </m:r>
              <m:d>
                <m:dPr>
                  <m:ctrlPr>
                    <w:ins w:id="175" w:author="Matthias Neuenschwander" w:date="2022-01-10T18:24:00Z">
                      <w:rPr>
                        <w:rFonts w:ascii="Cambria Math" w:eastAsiaTheme="minorEastAsia" w:hAnsi="Cambria Math"/>
                        <w:i/>
                      </w:rPr>
                    </w:ins>
                  </m:ctrlPr>
                </m:dPr>
                <m:e>
                  <m:r>
                    <w:ins w:id="176" w:author="Matthias Neuenschwander" w:date="2022-01-10T18:24:00Z">
                      <w:rPr>
                        <w:rFonts w:ascii="Cambria Math" w:eastAsiaTheme="minorEastAsia" w:hAnsi="Cambria Math"/>
                      </w:rPr>
                      <m:t>D</m:t>
                    </w:ins>
                  </m:r>
                </m:e>
              </m:d>
              <m:r>
                <w:ins w:id="177" w:author="Matthias Neuenschwander" w:date="2022-01-10T18:24:00Z">
                  <w:rPr>
                    <w:rFonts w:ascii="Cambria Math" w:eastAsiaTheme="minorEastAsia" w:hAnsi="Cambria Math"/>
                  </w:rPr>
                  <m:t>-Defl</m:t>
                </w:ins>
              </m:r>
              <m:d>
                <m:dPr>
                  <m:ctrlPr>
                    <w:ins w:id="178" w:author="Matthias Neuenschwander" w:date="2022-01-10T18:24:00Z">
                      <w:rPr>
                        <w:rFonts w:ascii="Cambria Math" w:eastAsiaTheme="minorEastAsia" w:hAnsi="Cambria Math"/>
                        <w:i/>
                      </w:rPr>
                    </w:ins>
                  </m:ctrlPr>
                </m:dPr>
                <m:e>
                  <m:r>
                    <w:ins w:id="179" w:author="Matthias Neuenschwander" w:date="2022-01-10T18:24:00Z">
                      <w:rPr>
                        <w:rFonts w:ascii="Cambria Math" w:eastAsiaTheme="minorEastAsia" w:hAnsi="Cambria Math"/>
                      </w:rPr>
                      <m:t>A</m:t>
                    </w:ins>
                  </m:r>
                </m:e>
              </m:d>
              <m:r>
                <w:ins w:id="180" w:author="Matthias Neuenschwander" w:date="2022-01-10T18:24:00Z">
                  <w:rPr>
                    <w:rFonts w:ascii="Cambria Math" w:eastAsiaTheme="minorEastAsia" w:hAnsi="Cambria Math"/>
                  </w:rPr>
                  <m:t>]</m:t>
                </w:ins>
              </m:r>
            </m:num>
            <m:den>
              <m:r>
                <w:ins w:id="181" w:author="Matthias Neuenschwander" w:date="2022-01-10T18:24:00Z">
                  <w:rPr>
                    <w:rFonts w:ascii="Cambria Math" w:eastAsiaTheme="minorEastAsia" w:hAnsi="Cambria Math"/>
                  </w:rPr>
                  <m:t>d+[Defl</m:t>
                </w:ins>
              </m:r>
              <m:d>
                <m:dPr>
                  <m:ctrlPr>
                    <w:ins w:id="182" w:author="Matthias Neuenschwander" w:date="2022-01-10T18:24:00Z">
                      <w:rPr>
                        <w:rFonts w:ascii="Cambria Math" w:eastAsiaTheme="minorEastAsia" w:hAnsi="Cambria Math"/>
                        <w:i/>
                      </w:rPr>
                    </w:ins>
                  </m:ctrlPr>
                </m:dPr>
                <m:e>
                  <m:r>
                    <w:ins w:id="183" w:author="Matthias Neuenschwander" w:date="2022-01-10T18:24:00Z">
                      <w:rPr>
                        <w:rFonts w:ascii="Cambria Math" w:eastAsiaTheme="minorEastAsia" w:hAnsi="Cambria Math"/>
                      </w:rPr>
                      <m:t>D</m:t>
                    </w:ins>
                  </m:r>
                </m:e>
              </m:d>
              <m:r>
                <w:ins w:id="184" w:author="Matthias Neuenschwander" w:date="2022-01-10T18:24:00Z">
                  <w:rPr>
                    <w:rFonts w:ascii="Cambria Math" w:eastAsiaTheme="minorEastAsia" w:hAnsi="Cambria Math"/>
                  </w:rPr>
                  <m:t>-Defl</m:t>
                </w:ins>
              </m:r>
              <m:d>
                <m:dPr>
                  <m:ctrlPr>
                    <w:ins w:id="185" w:author="Matthias Neuenschwander" w:date="2022-01-10T18:24:00Z">
                      <w:rPr>
                        <w:rFonts w:ascii="Cambria Math" w:eastAsiaTheme="minorEastAsia" w:hAnsi="Cambria Math"/>
                        <w:i/>
                      </w:rPr>
                    </w:ins>
                  </m:ctrlPr>
                </m:dPr>
                <m:e>
                  <m:r>
                    <w:ins w:id="186" w:author="Matthias Neuenschwander" w:date="2022-01-10T18:24:00Z">
                      <w:rPr>
                        <w:rFonts w:ascii="Cambria Math" w:eastAsiaTheme="minorEastAsia" w:hAnsi="Cambria Math"/>
                      </w:rPr>
                      <m:t>A</m:t>
                    </w:ins>
                  </m:r>
                </m:e>
              </m:d>
              <m:r>
                <w:ins w:id="187" w:author="Matthias Neuenschwander" w:date="2022-01-10T18:24:00Z">
                  <w:rPr>
                    <w:rFonts w:ascii="Cambria Math" w:eastAsiaTheme="minorEastAsia" w:hAnsi="Cambria Math"/>
                  </w:rPr>
                  <m:t>]</m:t>
                </w:ins>
              </m:r>
            </m:den>
          </m:f>
          <m:r>
            <w:ins w:id="188" w:author="Matthias Neuenschwander" w:date="2022-01-10T18:23:00Z">
              <w:rPr>
                <w:rFonts w:ascii="Cambria Math" w:eastAsiaTheme="minorEastAsia" w:hAnsi="Cambria Math"/>
              </w:rPr>
              <m:t xml:space="preserve"> </m:t>
            </w:ins>
          </m:r>
        </m:oMath>
      </m:oMathPara>
    </w:p>
    <w:p w14:paraId="0734D42A" w14:textId="66FE5C63" w:rsidR="00B95B81" w:rsidRPr="00DB2BC0" w:rsidRDefault="00B95B81" w:rsidP="00466A39">
      <w:pPr>
        <w:rPr>
          <w:ins w:id="189" w:author="Matthias Neuenschwander" w:date="2022-01-12T11:35:00Z"/>
          <w:rFonts w:eastAsiaTheme="minorEastAsia"/>
        </w:rPr>
      </w:pPr>
      <m:oMathPara>
        <m:oMath>
          <m:r>
            <w:ins w:id="190" w:author="Matthias Neuenschwander" w:date="2022-01-10T16:06:00Z">
              <w:rPr>
                <w:rFonts w:ascii="Cambria Math" w:eastAsiaTheme="minorEastAsia" w:hAnsi="Cambria Math"/>
              </w:rPr>
              <m:t>d</m:t>
            </w:ins>
          </m:r>
          <m:r>
            <w:ins w:id="191" w:author="Matthias Neuenschwander" w:date="2022-01-10T16:11:00Z">
              <w:rPr>
                <w:rFonts w:ascii="Cambria Math" w:eastAsiaTheme="minorEastAsia" w:hAnsi="Cambria Math"/>
              </w:rPr>
              <m:t>=</m:t>
            </w:ins>
          </m:r>
          <m:d>
            <m:dPr>
              <m:begChr m:val="["/>
              <m:endChr m:val="]"/>
              <m:ctrlPr>
                <w:ins w:id="192" w:author="Matthias Neuenschwander" w:date="2022-01-10T16:11:00Z">
                  <w:rPr>
                    <w:rFonts w:ascii="Cambria Math" w:eastAsiaTheme="minorEastAsia" w:hAnsi="Cambria Math"/>
                    <w:i/>
                  </w:rPr>
                </w:ins>
              </m:ctrlPr>
            </m:dPr>
            <m:e>
              <m:r>
                <w:ins w:id="193" w:author="Matthias Neuenschwander" w:date="2022-01-10T16:11:00Z">
                  <w:rPr>
                    <w:rFonts w:ascii="Cambria Math" w:eastAsiaTheme="minorEastAsia" w:hAnsi="Cambria Math"/>
                  </w:rPr>
                  <m:t>Defl</m:t>
                </w:ins>
              </m:r>
              <m:d>
                <m:dPr>
                  <m:ctrlPr>
                    <w:ins w:id="194" w:author="Matthias Neuenschwander" w:date="2022-01-10T16:11:00Z">
                      <w:rPr>
                        <w:rFonts w:ascii="Cambria Math" w:eastAsiaTheme="minorEastAsia" w:hAnsi="Cambria Math"/>
                        <w:i/>
                      </w:rPr>
                    </w:ins>
                  </m:ctrlPr>
                </m:dPr>
                <m:e>
                  <m:r>
                    <w:ins w:id="195" w:author="Matthias Neuenschwander" w:date="2022-01-10T16:11:00Z">
                      <w:rPr>
                        <w:rFonts w:ascii="Cambria Math" w:eastAsiaTheme="minorEastAsia" w:hAnsi="Cambria Math"/>
                      </w:rPr>
                      <m:t>D</m:t>
                    </w:ins>
                  </m:r>
                </m:e>
              </m:d>
              <m:r>
                <w:ins w:id="196" w:author="Matthias Neuenschwander" w:date="2022-01-10T16:11:00Z">
                  <w:rPr>
                    <w:rFonts w:ascii="Cambria Math" w:eastAsiaTheme="minorEastAsia" w:hAnsi="Cambria Math"/>
                  </w:rPr>
                  <m:t>-Defl</m:t>
                </w:ins>
              </m:r>
              <m:d>
                <m:dPr>
                  <m:ctrlPr>
                    <w:ins w:id="197" w:author="Matthias Neuenschwander" w:date="2022-01-10T16:11:00Z">
                      <w:rPr>
                        <w:rFonts w:ascii="Cambria Math" w:eastAsiaTheme="minorEastAsia" w:hAnsi="Cambria Math"/>
                        <w:i/>
                      </w:rPr>
                    </w:ins>
                  </m:ctrlPr>
                </m:dPr>
                <m:e>
                  <m:r>
                    <w:ins w:id="198" w:author="Matthias Neuenschwander" w:date="2022-01-10T16:11:00Z">
                      <w:rPr>
                        <w:rFonts w:ascii="Cambria Math" w:eastAsiaTheme="minorEastAsia" w:hAnsi="Cambria Math"/>
                      </w:rPr>
                      <m:t>A</m:t>
                    </w:ins>
                  </m:r>
                </m:e>
              </m:d>
            </m:e>
          </m:d>
          <m:r>
            <w:ins w:id="199" w:author="Matthias Neuenschwander" w:date="2022-01-10T16:06:00Z">
              <w:rPr>
                <w:rFonts w:ascii="Cambria Math" w:eastAsiaTheme="minorEastAsia" w:hAnsi="Cambria Math"/>
              </w:rPr>
              <m:t>*</m:t>
            </w:ins>
          </m:r>
          <m:d>
            <m:dPr>
              <m:ctrlPr>
                <w:ins w:id="200" w:author="Matthias Neuenschwander" w:date="2022-01-10T16:11:00Z">
                  <w:rPr>
                    <w:rFonts w:ascii="Cambria Math" w:eastAsiaTheme="minorEastAsia" w:hAnsi="Cambria Math"/>
                    <w:i/>
                  </w:rPr>
                </w:ins>
              </m:ctrlPr>
            </m:dPr>
            <m:e>
              <m:f>
                <m:fPr>
                  <m:ctrlPr>
                    <w:ins w:id="201" w:author="Matthias Neuenschwander" w:date="2022-01-10T16:11:00Z">
                      <w:rPr>
                        <w:rFonts w:ascii="Cambria Math" w:eastAsiaTheme="minorEastAsia" w:hAnsi="Cambria Math"/>
                        <w:i/>
                      </w:rPr>
                    </w:ins>
                  </m:ctrlPr>
                </m:fPr>
                <m:num>
                  <m:r>
                    <w:ins w:id="202" w:author="Matthias Neuenschwander" w:date="2022-01-10T16:11:00Z">
                      <w:rPr>
                        <w:rFonts w:ascii="Cambria Math" w:eastAsiaTheme="minorEastAsia" w:hAnsi="Cambria Math"/>
                      </w:rPr>
                      <m:t>1</m:t>
                    </w:ins>
                  </m:r>
                </m:num>
                <m:den>
                  <m:sSub>
                    <m:sSubPr>
                      <m:ctrlPr>
                        <w:ins w:id="203" w:author="Matthias Neuenschwander" w:date="2022-01-10T16:11:00Z">
                          <w:rPr>
                            <w:rFonts w:ascii="Cambria Math" w:eastAsiaTheme="minorEastAsia" w:hAnsi="Cambria Math"/>
                            <w:i/>
                          </w:rPr>
                        </w:ins>
                      </m:ctrlPr>
                    </m:sSubPr>
                    <m:e>
                      <m:r>
                        <w:ins w:id="204" w:author="Matthias Neuenschwander" w:date="2022-01-10T16:11:00Z">
                          <w:rPr>
                            <w:rFonts w:ascii="Cambria Math" w:eastAsiaTheme="minorEastAsia" w:hAnsi="Cambria Math"/>
                          </w:rPr>
                          <m:t>k</m:t>
                        </w:ins>
                      </m:r>
                    </m:e>
                    <m:sub>
                      <m:r>
                        <w:ins w:id="205" w:author="Matthias Neuenschwander" w:date="2022-01-10T16:11:00Z">
                          <w:rPr>
                            <w:rFonts w:ascii="Cambria Math" w:eastAsiaTheme="minorEastAsia" w:hAnsi="Cambria Math"/>
                          </w:rPr>
                          <m:t>Appr</m:t>
                        </w:ins>
                      </m:r>
                    </m:sub>
                  </m:sSub>
                </m:den>
              </m:f>
              <m:r>
                <w:ins w:id="206" w:author="Matthias Neuenschwander" w:date="2022-01-10T16:11:00Z">
                  <w:rPr>
                    <w:rFonts w:ascii="Cambria Math" w:eastAsiaTheme="minorEastAsia" w:hAnsi="Cambria Math"/>
                  </w:rPr>
                  <m:t>-1</m:t>
                </w:ins>
              </m:r>
            </m:e>
          </m:d>
        </m:oMath>
      </m:oMathPara>
    </w:p>
    <w:p w14:paraId="472B241F" w14:textId="68BC9069" w:rsidR="00DB2BC0" w:rsidRDefault="00DB2BC0" w:rsidP="00466A39">
      <w:pPr>
        <w:rPr>
          <w:ins w:id="207" w:author="Matthias Neuenschwander" w:date="2022-01-12T11:35:00Z"/>
          <w:rFonts w:eastAsiaTheme="minorEastAsia"/>
        </w:rPr>
      </w:pPr>
    </w:p>
    <w:p w14:paraId="24FCED1B" w14:textId="593A185F" w:rsidR="00DB2BC0" w:rsidRDefault="00DB2BC0" w:rsidP="00466A39">
      <w:pPr>
        <w:rPr>
          <w:ins w:id="208" w:author="Matthias Neuenschwander" w:date="2022-01-12T11:35:00Z"/>
          <w:rFonts w:eastAsiaTheme="minorEastAsia"/>
        </w:rPr>
      </w:pPr>
      <w:ins w:id="209" w:author="Matthias Neuenschwander" w:date="2022-01-12T11:35:00Z">
        <w:r>
          <w:rPr>
            <w:rFonts w:eastAsiaTheme="minorEastAsia"/>
          </w:rPr>
          <w:t>DMT Modulus</w:t>
        </w:r>
      </w:ins>
      <w:ins w:id="210" w:author="Matthias Neuenschwander" w:date="2022-01-12T11:36:00Z">
        <w:r w:rsidR="00EB6C0F">
          <w:rPr>
            <w:rFonts w:eastAsiaTheme="minorEastAsia"/>
          </w:rPr>
          <w:t xml:space="preserve"> (source: </w:t>
        </w:r>
        <w:proofErr w:type="spellStart"/>
        <w:r w:rsidR="00EB6C0F">
          <w:rPr>
            <w:rFonts w:eastAsiaTheme="minorEastAsia"/>
          </w:rPr>
          <w:t>Dokukin</w:t>
        </w:r>
        <w:proofErr w:type="spellEnd"/>
        <w:r w:rsidR="00EB6C0F">
          <w:rPr>
            <w:rFonts w:eastAsiaTheme="minorEastAsia"/>
          </w:rPr>
          <w:t xml:space="preserve"> and Sokolov, 2012)</w:t>
        </w:r>
      </w:ins>
    </w:p>
    <w:p w14:paraId="065AFE7B" w14:textId="40C1389C" w:rsidR="00DB2BC0" w:rsidRPr="00EB6C0F" w:rsidRDefault="008A3512" w:rsidP="00466A39">
      <w:pPr>
        <w:rPr>
          <w:ins w:id="211" w:author="Matthias Neuenschwander" w:date="2022-01-12T11:37:00Z"/>
          <w:rFonts w:eastAsiaTheme="minorEastAsia"/>
        </w:rPr>
      </w:pPr>
      <m:oMathPara>
        <m:oMath>
          <m:sSub>
            <m:sSubPr>
              <m:ctrlPr>
                <w:ins w:id="212" w:author="Matthias Neuenschwander" w:date="2022-01-12T11:36:00Z">
                  <w:rPr>
                    <w:rFonts w:ascii="Cambria Math" w:eastAsiaTheme="minorEastAsia" w:hAnsi="Cambria Math"/>
                    <w:i/>
                  </w:rPr>
                </w:ins>
              </m:ctrlPr>
            </m:sSubPr>
            <m:e>
              <m:r>
                <w:ins w:id="213" w:author="Matthias Neuenschwander" w:date="2022-01-12T11:36:00Z">
                  <w:rPr>
                    <w:rFonts w:ascii="Cambria Math" w:eastAsiaTheme="minorEastAsia" w:hAnsi="Cambria Math"/>
                  </w:rPr>
                  <m:t>F</m:t>
                </w:ins>
              </m:r>
            </m:e>
            <m:sub>
              <m:r>
                <w:ins w:id="214" w:author="Matthias Neuenschwander" w:date="2022-01-12T11:36:00Z">
                  <w:rPr>
                    <w:rFonts w:ascii="Cambria Math" w:eastAsiaTheme="minorEastAsia" w:hAnsi="Cambria Math"/>
                  </w:rPr>
                  <m:t>L</m:t>
                </w:ins>
              </m:r>
            </m:sub>
          </m:sSub>
          <m:r>
            <w:ins w:id="215" w:author="Matthias Neuenschwander" w:date="2022-01-12T11:37:00Z">
              <w:rPr>
                <w:rFonts w:ascii="Cambria Math" w:eastAsiaTheme="minorEastAsia" w:hAnsi="Cambria Math"/>
              </w:rPr>
              <m:t>=</m:t>
            </w:ins>
          </m:r>
          <m:f>
            <m:fPr>
              <m:ctrlPr>
                <w:ins w:id="216" w:author="Matthias Neuenschwander" w:date="2022-01-12T11:37:00Z">
                  <w:rPr>
                    <w:rFonts w:ascii="Cambria Math" w:eastAsiaTheme="minorEastAsia" w:hAnsi="Cambria Math"/>
                    <w:i/>
                  </w:rPr>
                </w:ins>
              </m:ctrlPr>
            </m:fPr>
            <m:num>
              <m:r>
                <w:ins w:id="217" w:author="Matthias Neuenschwander" w:date="2022-01-12T11:37:00Z">
                  <w:rPr>
                    <w:rFonts w:ascii="Cambria Math" w:eastAsiaTheme="minorEastAsia" w:hAnsi="Cambria Math"/>
                  </w:rPr>
                  <m:t>4</m:t>
                </w:ins>
              </m:r>
            </m:num>
            <m:den>
              <m:r>
                <w:ins w:id="218" w:author="Matthias Neuenschwander" w:date="2022-01-12T11:37:00Z">
                  <w:rPr>
                    <w:rFonts w:ascii="Cambria Math" w:eastAsiaTheme="minorEastAsia" w:hAnsi="Cambria Math"/>
                  </w:rPr>
                  <m:t>3</m:t>
                </w:ins>
              </m:r>
            </m:den>
          </m:f>
          <m:sSup>
            <m:sSupPr>
              <m:ctrlPr>
                <w:ins w:id="219" w:author="Matthias Neuenschwander" w:date="2022-01-12T11:37:00Z">
                  <w:rPr>
                    <w:rFonts w:ascii="Cambria Math" w:eastAsiaTheme="minorEastAsia" w:hAnsi="Cambria Math"/>
                    <w:i/>
                  </w:rPr>
                </w:ins>
              </m:ctrlPr>
            </m:sSupPr>
            <m:e>
              <m:r>
                <w:ins w:id="220" w:author="Matthias Neuenschwander" w:date="2022-01-12T11:37:00Z">
                  <w:rPr>
                    <w:rFonts w:ascii="Cambria Math" w:eastAsiaTheme="minorEastAsia" w:hAnsi="Cambria Math"/>
                  </w:rPr>
                  <m:t>E</m:t>
                </w:ins>
              </m:r>
            </m:e>
            <m:sup>
              <m:r>
                <w:ins w:id="221" w:author="Matthias Neuenschwander" w:date="2022-01-12T11:37:00Z">
                  <w:rPr>
                    <w:rFonts w:ascii="Cambria Math" w:eastAsiaTheme="minorEastAsia" w:hAnsi="Cambria Math"/>
                  </w:rPr>
                  <m:t>*</m:t>
                </w:ins>
              </m:r>
            </m:sup>
          </m:sSup>
          <m:rad>
            <m:radPr>
              <m:degHide m:val="1"/>
              <m:ctrlPr>
                <w:ins w:id="222" w:author="Matthias Neuenschwander" w:date="2022-01-12T11:37:00Z">
                  <w:rPr>
                    <w:rFonts w:ascii="Cambria Math" w:eastAsiaTheme="minorEastAsia" w:hAnsi="Cambria Math"/>
                    <w:i/>
                  </w:rPr>
                </w:ins>
              </m:ctrlPr>
            </m:radPr>
            <m:deg/>
            <m:e>
              <m:sSup>
                <m:sSupPr>
                  <m:ctrlPr>
                    <w:ins w:id="223" w:author="Matthias Neuenschwander" w:date="2022-01-12T11:37:00Z">
                      <w:rPr>
                        <w:rFonts w:ascii="Cambria Math" w:eastAsiaTheme="minorEastAsia" w:hAnsi="Cambria Math"/>
                        <w:i/>
                      </w:rPr>
                    </w:ins>
                  </m:ctrlPr>
                </m:sSupPr>
                <m:e>
                  <m:r>
                    <w:ins w:id="224" w:author="Matthias Neuenschwander" w:date="2022-01-12T11:37:00Z">
                      <w:rPr>
                        <w:rFonts w:ascii="Cambria Math" w:eastAsiaTheme="minorEastAsia" w:hAnsi="Cambria Math"/>
                      </w:rPr>
                      <m:t>R</m:t>
                    </w:ins>
                  </m:r>
                </m:e>
                <m:sup>
                  <m:r>
                    <w:ins w:id="225" w:author="Matthias Neuenschwander" w:date="2022-01-12T11:37:00Z">
                      <w:rPr>
                        <w:rFonts w:ascii="Cambria Math" w:eastAsiaTheme="minorEastAsia" w:hAnsi="Cambria Math"/>
                      </w:rPr>
                      <m:t>*</m:t>
                    </w:ins>
                  </m:r>
                </m:sup>
              </m:sSup>
            </m:e>
          </m:rad>
          <m:sSup>
            <m:sSupPr>
              <m:ctrlPr>
                <w:ins w:id="226" w:author="Matthias Neuenschwander" w:date="2022-01-12T11:37:00Z">
                  <w:rPr>
                    <w:rFonts w:ascii="Cambria Math" w:eastAsiaTheme="minorEastAsia" w:hAnsi="Cambria Math"/>
                    <w:i/>
                  </w:rPr>
                </w:ins>
              </m:ctrlPr>
            </m:sSupPr>
            <m:e>
              <m:r>
                <w:ins w:id="227" w:author="Matthias Neuenschwander" w:date="2022-01-12T11:37:00Z">
                  <w:rPr>
                    <w:rFonts w:ascii="Cambria Math" w:eastAsiaTheme="minorEastAsia" w:hAnsi="Cambria Math"/>
                  </w:rPr>
                  <m:t>i</m:t>
                </w:ins>
              </m:r>
            </m:e>
            <m:sup>
              <m:f>
                <m:fPr>
                  <m:ctrlPr>
                    <w:ins w:id="228" w:author="Matthias Neuenschwander" w:date="2022-01-12T11:37:00Z">
                      <w:rPr>
                        <w:rFonts w:ascii="Cambria Math" w:eastAsiaTheme="minorEastAsia" w:hAnsi="Cambria Math"/>
                        <w:i/>
                      </w:rPr>
                    </w:ins>
                  </m:ctrlPr>
                </m:fPr>
                <m:num>
                  <m:r>
                    <w:ins w:id="229" w:author="Matthias Neuenschwander" w:date="2022-01-12T11:37:00Z">
                      <w:rPr>
                        <w:rFonts w:ascii="Cambria Math" w:eastAsiaTheme="minorEastAsia" w:hAnsi="Cambria Math"/>
                      </w:rPr>
                      <m:t>3</m:t>
                    </w:ins>
                  </m:r>
                </m:num>
                <m:den>
                  <m:r>
                    <w:ins w:id="230" w:author="Matthias Neuenschwander" w:date="2022-01-12T11:37:00Z">
                      <w:rPr>
                        <w:rFonts w:ascii="Cambria Math" w:eastAsiaTheme="minorEastAsia" w:hAnsi="Cambria Math"/>
                      </w:rPr>
                      <m:t>2</m:t>
                    </w:ins>
                  </m:r>
                </m:den>
              </m:f>
            </m:sup>
          </m:sSup>
          <m:r>
            <w:ins w:id="231" w:author="Matthias Neuenschwander" w:date="2022-01-12T14:35:00Z">
              <w:rPr>
                <w:rFonts w:ascii="Cambria Math" w:eastAsiaTheme="minorEastAsia" w:hAnsi="Cambria Math"/>
              </w:rPr>
              <m:t>+</m:t>
            </w:ins>
          </m:r>
          <m:sSub>
            <m:sSubPr>
              <m:ctrlPr>
                <w:ins w:id="232" w:author="Matthias Neuenschwander" w:date="2022-01-12T14:35:00Z">
                  <w:rPr>
                    <w:rFonts w:ascii="Cambria Math" w:eastAsiaTheme="minorEastAsia" w:hAnsi="Cambria Math"/>
                    <w:i/>
                  </w:rPr>
                </w:ins>
              </m:ctrlPr>
            </m:sSubPr>
            <m:e>
              <m:r>
                <w:ins w:id="233" w:author="Matthias Neuenschwander" w:date="2022-01-12T14:35:00Z">
                  <w:rPr>
                    <w:rFonts w:ascii="Cambria Math" w:eastAsiaTheme="minorEastAsia" w:hAnsi="Cambria Math"/>
                  </w:rPr>
                  <m:t>F</m:t>
                </w:ins>
              </m:r>
            </m:e>
            <m:sub>
              <m:r>
                <w:ins w:id="234" w:author="Matthias Neuenschwander" w:date="2022-01-12T14:35:00Z">
                  <w:rPr>
                    <w:rFonts w:ascii="Cambria Math" w:eastAsiaTheme="minorEastAsia" w:hAnsi="Cambria Math"/>
                  </w:rPr>
                  <m:t>adh</m:t>
                </w:ins>
              </m:r>
            </m:sub>
          </m:sSub>
        </m:oMath>
      </m:oMathPara>
    </w:p>
    <w:p w14:paraId="12C77733" w14:textId="43C50045" w:rsidR="00EB6C0F" w:rsidRDefault="00EB6C0F" w:rsidP="00466A39">
      <w:pPr>
        <w:rPr>
          <w:ins w:id="235" w:author="Matthias Neuenschwander" w:date="2022-01-12T11:39:00Z"/>
          <w:rFonts w:eastAsiaTheme="minorEastAsia"/>
        </w:rPr>
      </w:pPr>
      <w:ins w:id="236" w:author="Matthias Neuenschwander" w:date="2022-01-12T11:37:00Z">
        <w:r>
          <w:rPr>
            <w:rFonts w:eastAsiaTheme="minorEastAsia"/>
          </w:rPr>
          <w:t>With F the force, E</w:t>
        </w:r>
      </w:ins>
      <w:ins w:id="237" w:author="Matthias Neuenschwander" w:date="2022-01-12T11:38:00Z">
        <w:r>
          <w:rPr>
            <w:rFonts w:eastAsiaTheme="minorEastAsia"/>
          </w:rPr>
          <w:t>*</w:t>
        </w:r>
      </w:ins>
      <w:ins w:id="238" w:author="Matthias Neuenschwander" w:date="2022-01-12T11:37:00Z">
        <w:r>
          <w:rPr>
            <w:rFonts w:eastAsiaTheme="minorEastAsia"/>
          </w:rPr>
          <w:t xml:space="preserve"> </w:t>
        </w:r>
      </w:ins>
      <w:ins w:id="239" w:author="Matthias Neuenschwander" w:date="2022-01-12T11:38:00Z">
        <w:r>
          <w:rPr>
            <w:rFonts w:eastAsiaTheme="minorEastAsia"/>
          </w:rPr>
          <w:t>th</w:t>
        </w:r>
      </w:ins>
      <w:ins w:id="240" w:author="Matthias Neuenschwander" w:date="2022-01-12T11:37:00Z">
        <w:r>
          <w:rPr>
            <w:rFonts w:eastAsiaTheme="minorEastAsia"/>
          </w:rPr>
          <w:t>e reduced Young modulus (E</w:t>
        </w:r>
      </w:ins>
      <w:ins w:id="241" w:author="Matthias Neuenschwander" w:date="2022-01-12T11:38:00Z">
        <w:r>
          <w:rPr>
            <w:rFonts w:eastAsiaTheme="minorEastAsia"/>
          </w:rPr>
          <w:t>* = E/(1-v</w:t>
        </w:r>
        <w:r w:rsidRPr="00EB6C0F">
          <w:rPr>
            <w:rFonts w:eastAsiaTheme="minorEastAsia"/>
            <w:vertAlign w:val="superscript"/>
            <w:rPrChange w:id="242" w:author="Matthias Neuenschwander" w:date="2022-01-12T11:38:00Z">
              <w:rPr>
                <w:rFonts w:eastAsiaTheme="minorEastAsia"/>
              </w:rPr>
            </w:rPrChange>
          </w:rPr>
          <w:t>2</w:t>
        </w:r>
        <w:r>
          <w:rPr>
            <w:rFonts w:eastAsiaTheme="minorEastAsia"/>
          </w:rPr>
          <w:t xml:space="preserve">), R* the reduced </w:t>
        </w:r>
        <w:proofErr w:type="spellStart"/>
        <w:r>
          <w:rPr>
            <w:rFonts w:eastAsiaTheme="minorEastAsia"/>
          </w:rPr>
          <w:t>radiuce</w:t>
        </w:r>
        <w:proofErr w:type="spellEnd"/>
        <w:r>
          <w:rPr>
            <w:rFonts w:eastAsiaTheme="minorEastAsia"/>
          </w:rPr>
          <w:t xml:space="preserve"> (</w:t>
        </w:r>
      </w:ins>
      <w:ins w:id="243" w:author="Matthias Neuenschwander" w:date="2022-01-12T11:39:00Z">
        <w:r>
          <w:rPr>
            <w:rFonts w:eastAsiaTheme="minorEastAsia"/>
          </w:rPr>
          <w:t>1/</w:t>
        </w:r>
      </w:ins>
      <w:ins w:id="244" w:author="Matthias Neuenschwander" w:date="2022-01-12T11:38:00Z">
        <w:r>
          <w:rPr>
            <w:rFonts w:eastAsiaTheme="minorEastAsia"/>
          </w:rPr>
          <w:t xml:space="preserve">R* = </w:t>
        </w:r>
      </w:ins>
      <w:ins w:id="245" w:author="Matthias Neuenschwander" w:date="2022-01-12T11:39:00Z">
        <w:r>
          <w:rPr>
            <w:rFonts w:eastAsiaTheme="minorEastAsia"/>
          </w:rPr>
          <w:t>1/</w:t>
        </w:r>
        <w:proofErr w:type="spellStart"/>
        <w:r>
          <w:rPr>
            <w:rFonts w:eastAsiaTheme="minorEastAsia"/>
          </w:rPr>
          <w:t>R</w:t>
        </w:r>
        <w:r w:rsidRPr="00EB6C0F">
          <w:rPr>
            <w:rFonts w:eastAsiaTheme="minorEastAsia"/>
            <w:vertAlign w:val="subscript"/>
            <w:rPrChange w:id="246" w:author="Matthias Neuenschwander" w:date="2022-01-12T11:39:00Z">
              <w:rPr>
                <w:rFonts w:eastAsiaTheme="minorEastAsia"/>
              </w:rPr>
            </w:rPrChange>
          </w:rPr>
          <w:t>tip</w:t>
        </w:r>
        <w:proofErr w:type="spellEnd"/>
        <w:r>
          <w:rPr>
            <w:rFonts w:eastAsiaTheme="minorEastAsia"/>
          </w:rPr>
          <w:t xml:space="preserve"> + 1/</w:t>
        </w:r>
        <w:proofErr w:type="spellStart"/>
        <w:r>
          <w:rPr>
            <w:rFonts w:eastAsiaTheme="minorEastAsia"/>
          </w:rPr>
          <w:t>R</w:t>
        </w:r>
        <w:r w:rsidRPr="00EB6C0F">
          <w:rPr>
            <w:rFonts w:eastAsiaTheme="minorEastAsia"/>
            <w:vertAlign w:val="subscript"/>
            <w:rPrChange w:id="247" w:author="Matthias Neuenschwander" w:date="2022-01-12T11:39:00Z">
              <w:rPr>
                <w:rFonts w:eastAsiaTheme="minorEastAsia"/>
              </w:rPr>
            </w:rPrChange>
          </w:rPr>
          <w:t>surface</w:t>
        </w:r>
        <w:proofErr w:type="spellEnd"/>
        <w:r>
          <w:rPr>
            <w:rFonts w:eastAsiaTheme="minorEastAsia"/>
          </w:rPr>
          <w:t xml:space="preserve">) and </w:t>
        </w:r>
        <w:proofErr w:type="spellStart"/>
        <w:r>
          <w:rPr>
            <w:rFonts w:eastAsiaTheme="minorEastAsia"/>
          </w:rPr>
          <w:t>i</w:t>
        </w:r>
        <w:proofErr w:type="spellEnd"/>
        <w:r>
          <w:rPr>
            <w:rFonts w:eastAsiaTheme="minorEastAsia"/>
          </w:rPr>
          <w:t xml:space="preserve"> the indentation depth (deformation).</w:t>
        </w:r>
      </w:ins>
    </w:p>
    <w:p w14:paraId="77A83F4A" w14:textId="7D3C7164" w:rsidR="00EB6C0F" w:rsidRPr="00EB6C0F" w:rsidRDefault="008A3512" w:rsidP="00466A39">
      <w:pPr>
        <w:rPr>
          <w:ins w:id="248" w:author="Matthias Neuenschwander" w:date="2022-01-10T16:12:00Z"/>
          <w:rFonts w:eastAsiaTheme="minorEastAsia"/>
        </w:rPr>
      </w:pPr>
      <m:oMathPara>
        <m:oMath>
          <m:sSup>
            <m:sSupPr>
              <m:ctrlPr>
                <w:ins w:id="249" w:author="Matthias Neuenschwander" w:date="2022-01-12T11:40:00Z">
                  <w:rPr>
                    <w:rFonts w:ascii="Cambria Math" w:eastAsiaTheme="minorEastAsia" w:hAnsi="Cambria Math"/>
                    <w:i/>
                  </w:rPr>
                </w:ins>
              </m:ctrlPr>
            </m:sSupPr>
            <m:e>
              <m:r>
                <w:ins w:id="250" w:author="Matthias Neuenschwander" w:date="2022-01-12T11:40:00Z">
                  <w:rPr>
                    <w:rFonts w:ascii="Cambria Math" w:eastAsiaTheme="minorEastAsia" w:hAnsi="Cambria Math"/>
                  </w:rPr>
                  <m:t>E</m:t>
                </w:ins>
              </m:r>
            </m:e>
            <m:sup>
              <m:r>
                <w:ins w:id="251" w:author="Matthias Neuenschwander" w:date="2022-01-12T11:40:00Z">
                  <w:rPr>
                    <w:rFonts w:ascii="Cambria Math" w:eastAsiaTheme="minorEastAsia" w:hAnsi="Cambria Math"/>
                  </w:rPr>
                  <m:t>*</m:t>
                </w:ins>
              </m:r>
            </m:sup>
          </m:sSup>
          <m:r>
            <w:ins w:id="252" w:author="Matthias Neuenschwander" w:date="2022-01-12T11:40:00Z">
              <w:rPr>
                <w:rFonts w:ascii="Cambria Math" w:eastAsiaTheme="minorEastAsia" w:hAnsi="Cambria Math"/>
              </w:rPr>
              <m:t>=</m:t>
            </w:ins>
          </m:r>
          <m:f>
            <m:fPr>
              <m:ctrlPr>
                <w:ins w:id="253" w:author="Matthias Neuenschwander" w:date="2022-01-12T11:40:00Z">
                  <w:rPr>
                    <w:rFonts w:ascii="Cambria Math" w:eastAsiaTheme="minorEastAsia" w:hAnsi="Cambria Math"/>
                    <w:i/>
                  </w:rPr>
                </w:ins>
              </m:ctrlPr>
            </m:fPr>
            <m:num>
              <m:r>
                <w:ins w:id="254" w:author="Matthias Neuenschwander" w:date="2022-01-12T11:40:00Z">
                  <w:rPr>
                    <w:rFonts w:ascii="Cambria Math" w:eastAsiaTheme="minorEastAsia" w:hAnsi="Cambria Math"/>
                  </w:rPr>
                  <m:t>3</m:t>
                </w:ins>
              </m:r>
            </m:num>
            <m:den>
              <m:r>
                <w:ins w:id="255" w:author="Matthias Neuenschwander" w:date="2022-01-12T11:40:00Z">
                  <w:rPr>
                    <w:rFonts w:ascii="Cambria Math" w:eastAsiaTheme="minorEastAsia" w:hAnsi="Cambria Math"/>
                  </w:rPr>
                  <m:t>4</m:t>
                </w:ins>
              </m:r>
            </m:den>
          </m:f>
          <m:f>
            <m:fPr>
              <m:ctrlPr>
                <w:ins w:id="256" w:author="Matthias Neuenschwander" w:date="2022-01-12T11:40:00Z">
                  <w:rPr>
                    <w:rFonts w:ascii="Cambria Math" w:eastAsiaTheme="minorEastAsia" w:hAnsi="Cambria Math"/>
                    <w:i/>
                  </w:rPr>
                </w:ins>
              </m:ctrlPr>
            </m:fPr>
            <m:num>
              <m:r>
                <w:ins w:id="257" w:author="Matthias Neuenschwander" w:date="2022-01-12T11:40:00Z">
                  <w:rPr>
                    <w:rFonts w:ascii="Cambria Math" w:eastAsiaTheme="minorEastAsia" w:hAnsi="Cambria Math"/>
                  </w:rPr>
                  <m:t>F</m:t>
                </w:ins>
              </m:r>
              <m:r>
                <w:ins w:id="258" w:author="Matthias Neuenschwander" w:date="2022-01-12T14:36:00Z">
                  <w:rPr>
                    <w:rFonts w:ascii="Cambria Math" w:eastAsiaTheme="minorEastAsia" w:hAnsi="Cambria Math"/>
                  </w:rPr>
                  <m:t>-</m:t>
                </w:ins>
              </m:r>
              <m:sSub>
                <m:sSubPr>
                  <m:ctrlPr>
                    <w:ins w:id="259" w:author="Matthias Neuenschwander" w:date="2022-01-12T14:36:00Z">
                      <w:rPr>
                        <w:rFonts w:ascii="Cambria Math" w:eastAsiaTheme="minorEastAsia" w:hAnsi="Cambria Math"/>
                        <w:i/>
                      </w:rPr>
                    </w:ins>
                  </m:ctrlPr>
                </m:sSubPr>
                <m:e>
                  <m:r>
                    <w:ins w:id="260" w:author="Matthias Neuenschwander" w:date="2022-01-12T14:36:00Z">
                      <w:rPr>
                        <w:rFonts w:ascii="Cambria Math" w:eastAsiaTheme="minorEastAsia" w:hAnsi="Cambria Math"/>
                      </w:rPr>
                      <m:t>F</m:t>
                    </w:ins>
                  </m:r>
                </m:e>
                <m:sub>
                  <m:r>
                    <w:ins w:id="261" w:author="Matthias Neuenschwander" w:date="2022-01-12T14:36:00Z">
                      <w:rPr>
                        <w:rFonts w:ascii="Cambria Math" w:eastAsiaTheme="minorEastAsia" w:hAnsi="Cambria Math"/>
                      </w:rPr>
                      <m:t>adh</m:t>
                    </w:ins>
                  </m:r>
                </m:sub>
              </m:sSub>
            </m:num>
            <m:den>
              <m:rad>
                <m:radPr>
                  <m:degHide m:val="1"/>
                  <m:ctrlPr>
                    <w:ins w:id="262" w:author="Matthias Neuenschwander" w:date="2022-01-12T11:40:00Z">
                      <w:rPr>
                        <w:rFonts w:ascii="Cambria Math" w:eastAsiaTheme="minorEastAsia" w:hAnsi="Cambria Math"/>
                        <w:i/>
                      </w:rPr>
                    </w:ins>
                  </m:ctrlPr>
                </m:radPr>
                <m:deg/>
                <m:e>
                  <m:sSup>
                    <m:sSupPr>
                      <m:ctrlPr>
                        <w:ins w:id="263" w:author="Matthias Neuenschwander" w:date="2022-01-12T11:40:00Z">
                          <w:rPr>
                            <w:rFonts w:ascii="Cambria Math" w:eastAsiaTheme="minorEastAsia" w:hAnsi="Cambria Math"/>
                            <w:i/>
                          </w:rPr>
                        </w:ins>
                      </m:ctrlPr>
                    </m:sSupPr>
                    <m:e>
                      <m:r>
                        <w:ins w:id="264" w:author="Matthias Neuenschwander" w:date="2022-01-12T11:40:00Z">
                          <w:rPr>
                            <w:rFonts w:ascii="Cambria Math" w:eastAsiaTheme="minorEastAsia" w:hAnsi="Cambria Math"/>
                          </w:rPr>
                          <m:t>R</m:t>
                        </w:ins>
                      </m:r>
                    </m:e>
                    <m:sup>
                      <m:r>
                        <w:ins w:id="265" w:author="Matthias Neuenschwander" w:date="2022-01-12T11:40:00Z">
                          <w:rPr>
                            <w:rFonts w:ascii="Cambria Math" w:eastAsiaTheme="minorEastAsia" w:hAnsi="Cambria Math"/>
                          </w:rPr>
                          <m:t>*</m:t>
                        </w:ins>
                      </m:r>
                    </m:sup>
                  </m:sSup>
                </m:e>
              </m:rad>
              <m:sSup>
                <m:sSupPr>
                  <m:ctrlPr>
                    <w:ins w:id="266" w:author="Matthias Neuenschwander" w:date="2022-01-12T11:40:00Z">
                      <w:rPr>
                        <w:rFonts w:ascii="Cambria Math" w:eastAsiaTheme="minorEastAsia" w:hAnsi="Cambria Math"/>
                        <w:i/>
                      </w:rPr>
                    </w:ins>
                  </m:ctrlPr>
                </m:sSupPr>
                <m:e>
                  <m:r>
                    <w:ins w:id="267" w:author="Matthias Neuenschwander" w:date="2022-01-12T11:40:00Z">
                      <w:rPr>
                        <w:rFonts w:ascii="Cambria Math" w:eastAsiaTheme="minorEastAsia" w:hAnsi="Cambria Math"/>
                      </w:rPr>
                      <m:t>i</m:t>
                    </w:ins>
                  </m:r>
                </m:e>
                <m:sup>
                  <m:r>
                    <w:ins w:id="268" w:author="Matthias Neuenschwander" w:date="2022-01-12T11:40:00Z">
                      <w:rPr>
                        <w:rFonts w:ascii="Cambria Math" w:eastAsiaTheme="minorEastAsia" w:hAnsi="Cambria Math"/>
                      </w:rPr>
                      <m:t>3</m:t>
                    </w:ins>
                  </m:r>
                  <m:r>
                    <w:ins w:id="269" w:author="Matthias Neuenschwander" w:date="2022-01-12T11:41:00Z">
                      <w:rPr>
                        <w:rFonts w:ascii="Cambria Math" w:eastAsiaTheme="minorEastAsia" w:hAnsi="Cambria Math"/>
                      </w:rPr>
                      <m:t xml:space="preserve">/2 </m:t>
                    </w:ins>
                  </m:r>
                </m:sup>
              </m:sSup>
            </m:den>
          </m:f>
          <m:r>
            <w:ins w:id="270" w:author="Matthias Neuenschwander" w:date="2022-01-12T11:43:00Z">
              <w:rPr>
                <w:rFonts w:ascii="Cambria Math" w:eastAsiaTheme="minorEastAsia" w:hAnsi="Cambria Math"/>
              </w:rPr>
              <m:t>=</m:t>
            </w:ins>
          </m:r>
          <m:f>
            <m:fPr>
              <m:ctrlPr>
                <w:ins w:id="271" w:author="Matthias Neuenschwander" w:date="2022-01-12T11:43:00Z">
                  <w:rPr>
                    <w:rFonts w:ascii="Cambria Math" w:eastAsiaTheme="minorEastAsia" w:hAnsi="Cambria Math"/>
                    <w:i/>
                  </w:rPr>
                </w:ins>
              </m:ctrlPr>
            </m:fPr>
            <m:num>
              <m:r>
                <w:ins w:id="272" w:author="Matthias Neuenschwander" w:date="2022-01-12T11:43:00Z">
                  <w:rPr>
                    <w:rFonts w:ascii="Cambria Math" w:eastAsiaTheme="minorEastAsia" w:hAnsi="Cambria Math"/>
                  </w:rPr>
                  <m:t>3</m:t>
                </w:ins>
              </m:r>
            </m:num>
            <m:den>
              <m:r>
                <w:ins w:id="273" w:author="Matthias Neuenschwander" w:date="2022-01-12T11:43:00Z">
                  <w:rPr>
                    <w:rFonts w:ascii="Cambria Math" w:eastAsiaTheme="minorEastAsia" w:hAnsi="Cambria Math"/>
                  </w:rPr>
                  <m:t>4</m:t>
                </w:ins>
              </m:r>
            </m:den>
          </m:f>
          <m:r>
            <w:ins w:id="274" w:author="Matthias Neuenschwander" w:date="2022-01-12T11:44:00Z">
              <w:rPr>
                <w:rFonts w:ascii="Cambria Math" w:eastAsiaTheme="minorEastAsia" w:hAnsi="Cambria Math"/>
              </w:rPr>
              <m:t>F</m:t>
            </w:ins>
          </m:r>
          <m:sSup>
            <m:sSupPr>
              <m:ctrlPr>
                <w:ins w:id="275" w:author="Matthias Neuenschwander" w:date="2022-01-12T11:44:00Z">
                  <w:rPr>
                    <w:rFonts w:ascii="Cambria Math" w:eastAsiaTheme="minorEastAsia" w:hAnsi="Cambria Math"/>
                    <w:i/>
                  </w:rPr>
                </w:ins>
              </m:ctrlPr>
            </m:sSupPr>
            <m:e>
              <m:sSup>
                <m:sSupPr>
                  <m:ctrlPr>
                    <w:ins w:id="276" w:author="Matthias Neuenschwander" w:date="2022-01-12T11:44:00Z">
                      <w:rPr>
                        <w:rFonts w:ascii="Cambria Math" w:eastAsiaTheme="minorEastAsia" w:hAnsi="Cambria Math"/>
                        <w:i/>
                      </w:rPr>
                    </w:ins>
                  </m:ctrlPr>
                </m:sSupPr>
                <m:e>
                  <m:r>
                    <w:ins w:id="277" w:author="Matthias Neuenschwander" w:date="2022-01-12T11:44:00Z">
                      <w:rPr>
                        <w:rFonts w:ascii="Cambria Math" w:eastAsiaTheme="minorEastAsia" w:hAnsi="Cambria Math"/>
                      </w:rPr>
                      <m:t>(R</m:t>
                    </w:ins>
                  </m:r>
                </m:e>
                <m:sup>
                  <m:r>
                    <w:ins w:id="278" w:author="Matthias Neuenschwander" w:date="2022-01-12T11:44:00Z">
                      <w:rPr>
                        <w:rFonts w:ascii="Cambria Math" w:eastAsiaTheme="minorEastAsia" w:hAnsi="Cambria Math"/>
                      </w:rPr>
                      <m:t>*</m:t>
                    </w:ins>
                  </m:r>
                </m:sup>
              </m:sSup>
              <m:r>
                <w:ins w:id="279" w:author="Matthias Neuenschwander" w:date="2022-01-12T11:44:00Z">
                  <w:rPr>
                    <w:rFonts w:ascii="Cambria Math" w:eastAsiaTheme="minorEastAsia" w:hAnsi="Cambria Math"/>
                  </w:rPr>
                  <m:t>)</m:t>
                </w:ins>
              </m:r>
            </m:e>
            <m:sup>
              <m:r>
                <w:ins w:id="280" w:author="Matthias Neuenschwander" w:date="2022-01-12T11:44:00Z">
                  <w:rPr>
                    <w:rFonts w:ascii="Cambria Math" w:eastAsiaTheme="minorEastAsia" w:hAnsi="Cambria Math"/>
                  </w:rPr>
                  <m:t>-0.5</m:t>
                </w:ins>
              </m:r>
            </m:sup>
          </m:sSup>
          <m:sSup>
            <m:sSupPr>
              <m:ctrlPr>
                <w:ins w:id="281" w:author="Matthias Neuenschwander" w:date="2022-01-12T11:44:00Z">
                  <w:rPr>
                    <w:rFonts w:ascii="Cambria Math" w:eastAsiaTheme="minorEastAsia" w:hAnsi="Cambria Math"/>
                    <w:i/>
                  </w:rPr>
                </w:ins>
              </m:ctrlPr>
            </m:sSupPr>
            <m:e>
              <m:r>
                <w:ins w:id="282" w:author="Matthias Neuenschwander" w:date="2022-01-12T11:44:00Z">
                  <w:rPr>
                    <w:rFonts w:ascii="Cambria Math" w:eastAsiaTheme="minorEastAsia" w:hAnsi="Cambria Math"/>
                  </w:rPr>
                  <m:t>i</m:t>
                </w:ins>
              </m:r>
            </m:e>
            <m:sup>
              <m:r>
                <w:ins w:id="283" w:author="Matthias Neuenschwander" w:date="2022-01-12T11:44:00Z">
                  <w:rPr>
                    <w:rFonts w:ascii="Cambria Math" w:eastAsiaTheme="minorEastAsia" w:hAnsi="Cambria Math"/>
                  </w:rPr>
                  <m:t>-1.5</m:t>
                </w:ins>
              </m:r>
            </m:sup>
          </m:sSup>
          <m:r>
            <w:ins w:id="284" w:author="Matthias Neuenschwander" w:date="2022-01-12T11:43:00Z">
              <w:rPr>
                <w:rFonts w:ascii="Cambria Math" w:eastAsiaTheme="minorEastAsia" w:hAnsi="Cambria Math"/>
              </w:rPr>
              <m:t xml:space="preserve"> </m:t>
            </w:ins>
          </m:r>
        </m:oMath>
      </m:oMathPara>
    </w:p>
    <w:p w14:paraId="6F13D2EC" w14:textId="249B53A7" w:rsidR="003914D7" w:rsidRPr="007F2469" w:rsidRDefault="00821183" w:rsidP="007F2469">
      <w:pPr>
        <w:pStyle w:val="Heading1"/>
      </w:pPr>
      <w:bookmarkStart w:id="285" w:name="_Toc87963181"/>
      <w:r w:rsidRPr="007F2469">
        <w:t xml:space="preserve">AM </w:t>
      </w:r>
      <w:r w:rsidR="00D75F7A" w:rsidRPr="007F2469">
        <w:t>mode</w:t>
      </w:r>
      <w:bookmarkEnd w:id="285"/>
    </w:p>
    <w:p w14:paraId="2880F7B4" w14:textId="7779C1DE" w:rsidR="0035200B" w:rsidRDefault="00D75F7A" w:rsidP="0035200B">
      <w:pPr>
        <w:jc w:val="both"/>
        <w:rPr>
          <w:rStyle w:val="Emphasis"/>
          <w:i w:val="0"/>
        </w:rPr>
      </w:pPr>
      <w:r>
        <w:t xml:space="preserve">This loop has two main functions. </w:t>
      </w:r>
      <w:r w:rsidRPr="0035200B">
        <w:rPr>
          <w:i/>
        </w:rPr>
        <w:t>dds.vi</w:t>
      </w:r>
      <w:r>
        <w:t xml:space="preserve"> generates excitation output and sine and cosine reference waveforms for lock in by using </w:t>
      </w:r>
      <w:r w:rsidRPr="00D75F7A">
        <w:rPr>
          <w:rStyle w:val="Emphasis"/>
          <w:i w:val="0"/>
        </w:rPr>
        <w:t>direct digital synthesis.</w:t>
      </w:r>
      <w:r>
        <w:rPr>
          <w:rStyle w:val="Emphasis"/>
          <w:i w:val="0"/>
        </w:rPr>
        <w:t xml:space="preserve"> </w:t>
      </w:r>
      <w:proofErr w:type="spellStart"/>
      <w:proofErr w:type="gramStart"/>
      <w:r w:rsidRPr="0035200B">
        <w:rPr>
          <w:rStyle w:val="Emphasis"/>
        </w:rPr>
        <w:t>lia.output</w:t>
      </w:r>
      <w:proofErr w:type="spellEnd"/>
      <w:proofErr w:type="gramEnd"/>
      <w:r>
        <w:rPr>
          <w:rStyle w:val="Emphasis"/>
          <w:i w:val="0"/>
        </w:rPr>
        <w:t xml:space="preserve"> is the FIFO that carries </w:t>
      </w:r>
      <w:r w:rsidR="007F2469">
        <w:rPr>
          <w:rStyle w:val="Emphasis"/>
          <w:i w:val="0"/>
        </w:rPr>
        <w:t>excitation</w:t>
      </w:r>
      <w:r>
        <w:rPr>
          <w:rStyle w:val="Emphasis"/>
          <w:i w:val="0"/>
        </w:rPr>
        <w:t xml:space="preserve"> waveform to </w:t>
      </w:r>
      <w:r w:rsidRPr="0035200B">
        <w:rPr>
          <w:rStyle w:val="Emphasis"/>
        </w:rPr>
        <w:t>Input module acquisition and excitation output loop</w:t>
      </w:r>
      <w:r>
        <w:rPr>
          <w:rStyle w:val="Emphasis"/>
          <w:i w:val="0"/>
        </w:rPr>
        <w:t xml:space="preserve">. </w:t>
      </w:r>
    </w:p>
    <w:p w14:paraId="68796BAB" w14:textId="5DFAF32F" w:rsidR="0035200B" w:rsidRDefault="00C95CA8" w:rsidP="0035200B">
      <w:pPr>
        <w:jc w:val="both"/>
      </w:pPr>
      <w:r>
        <w:rPr>
          <w:i/>
        </w:rPr>
        <w:t>am_</w:t>
      </w:r>
      <w:r w:rsidR="0035200B" w:rsidRPr="0035200B">
        <w:rPr>
          <w:i/>
        </w:rPr>
        <w:t>lockin.vi</w:t>
      </w:r>
      <w:r w:rsidR="0035200B">
        <w:t xml:space="preserve"> is a lock-in implementation. Acquired input is demodulated with sine and cosine waveforms that are generated in </w:t>
      </w:r>
      <w:r w:rsidR="0035200B" w:rsidRPr="0035200B">
        <w:rPr>
          <w:i/>
        </w:rPr>
        <w:t>dds.vi</w:t>
      </w:r>
      <w:r w:rsidR="0035200B">
        <w:t xml:space="preserve">. Two stage Cascaded-Integrator-Comb-Filter </w:t>
      </w:r>
      <w:r w:rsidR="0035200B" w:rsidRPr="0035200B">
        <w:rPr>
          <w:i/>
        </w:rPr>
        <w:t>(CIC_stage.vi</w:t>
      </w:r>
      <w:r w:rsidR="0035200B">
        <w:t>) is used as low pass filter. Decimation factor for these filters have to be power of two</w:t>
      </w:r>
      <w:r w:rsidR="00F62BF1">
        <w:t>.</w:t>
      </w:r>
      <w:r w:rsidR="0035200B">
        <w:t xml:space="preserve"> </w:t>
      </w:r>
      <w:r w:rsidR="00F62BF1">
        <w:t xml:space="preserve">Log2(decimation factor) is sent to two stages via </w:t>
      </w:r>
      <w:proofErr w:type="gramStart"/>
      <w:r w:rsidR="0035200B" w:rsidRPr="0035200B">
        <w:rPr>
          <w:i/>
        </w:rPr>
        <w:t>lia.lpf.dec</w:t>
      </w:r>
      <w:proofErr w:type="gramEnd"/>
      <w:r w:rsidR="0035200B" w:rsidRPr="0035200B">
        <w:rPr>
          <w:i/>
        </w:rPr>
        <w:t>1 (2^n)</w:t>
      </w:r>
      <w:r w:rsidR="0035200B">
        <w:t xml:space="preserve"> </w:t>
      </w:r>
      <w:r w:rsidR="00F62BF1">
        <w:t xml:space="preserve">and </w:t>
      </w:r>
      <w:r w:rsidR="0035200B" w:rsidRPr="0035200B">
        <w:rPr>
          <w:i/>
        </w:rPr>
        <w:t>lia.lpf.dec</w:t>
      </w:r>
      <w:r w:rsidR="0035200B">
        <w:rPr>
          <w:i/>
        </w:rPr>
        <w:t>2</w:t>
      </w:r>
      <w:r w:rsidR="0035200B" w:rsidRPr="0035200B">
        <w:rPr>
          <w:i/>
        </w:rPr>
        <w:t xml:space="preserve"> (2^n)</w:t>
      </w:r>
      <w:r w:rsidR="00F62BF1">
        <w:t>.</w:t>
      </w:r>
    </w:p>
    <w:p w14:paraId="5A361967" w14:textId="77777777" w:rsidR="0035200B" w:rsidRDefault="0035200B" w:rsidP="0035200B">
      <w:pPr>
        <w:jc w:val="both"/>
        <w:rPr>
          <w:rStyle w:val="Emphasis"/>
          <w:i w:val="0"/>
        </w:rPr>
      </w:pPr>
    </w:p>
    <w:p w14:paraId="1047C805" w14:textId="77777777" w:rsidR="00BF2224" w:rsidRDefault="00821183" w:rsidP="00BF2224">
      <w:pPr>
        <w:keepNext/>
        <w:jc w:val="both"/>
      </w:pPr>
      <w:commentRangeStart w:id="286"/>
      <w:commentRangeEnd w:id="286"/>
      <w:r>
        <w:rPr>
          <w:rStyle w:val="CommentReference"/>
        </w:rPr>
        <w:lastRenderedPageBreak/>
        <w:commentReference w:id="286"/>
      </w:r>
      <w:r w:rsidR="003C76CD" w:rsidRPr="003C76CD">
        <w:rPr>
          <w:noProof/>
        </w:rPr>
        <w:t xml:space="preserve"> </w:t>
      </w:r>
      <w:r w:rsidR="003C76CD" w:rsidRPr="003C76CD">
        <w:rPr>
          <w:noProof/>
        </w:rPr>
        <w:drawing>
          <wp:inline distT="0" distB="0" distL="0" distR="0" wp14:anchorId="38D60862" wp14:editId="32566333">
            <wp:extent cx="5943600" cy="32816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81680"/>
                    </a:xfrm>
                    <a:prstGeom prst="rect">
                      <a:avLst/>
                    </a:prstGeom>
                  </pic:spPr>
                </pic:pic>
              </a:graphicData>
            </a:graphic>
          </wp:inline>
        </w:drawing>
      </w:r>
    </w:p>
    <w:p w14:paraId="7EA81D07" w14:textId="21C93617" w:rsidR="00D75F7A" w:rsidRDefault="00BF2224" w:rsidP="00BF2224">
      <w:pPr>
        <w:pStyle w:val="Caption"/>
        <w:jc w:val="both"/>
        <w:rPr>
          <w:rStyle w:val="Emphasis"/>
          <w:i/>
        </w:rPr>
      </w:pPr>
      <w:r>
        <w:t xml:space="preserve">Figure </w:t>
      </w:r>
      <w:r w:rsidR="008A3512">
        <w:fldChar w:fldCharType="begin"/>
      </w:r>
      <w:r w:rsidR="008A3512">
        <w:instrText xml:space="preserve"> SEQ Figure \* ARABIC </w:instrText>
      </w:r>
      <w:r w:rsidR="008A3512">
        <w:fldChar w:fldCharType="separate"/>
      </w:r>
      <w:r w:rsidR="005A2A33">
        <w:rPr>
          <w:noProof/>
        </w:rPr>
        <w:t>15</w:t>
      </w:r>
      <w:r w:rsidR="008A3512">
        <w:rPr>
          <w:noProof/>
        </w:rPr>
        <w:fldChar w:fldCharType="end"/>
      </w:r>
      <w:r>
        <w:t xml:space="preserve"> AM mode</w:t>
      </w:r>
    </w:p>
    <w:p w14:paraId="4443AC96" w14:textId="77777777" w:rsidR="00BF2224" w:rsidRDefault="00D75F7A" w:rsidP="00BF2224">
      <w:pPr>
        <w:keepNext/>
      </w:pPr>
      <w:r w:rsidRPr="00D75F7A">
        <w:rPr>
          <w:noProof/>
        </w:rPr>
        <w:drawing>
          <wp:inline distT="0" distB="0" distL="0" distR="0" wp14:anchorId="3DC63BA6" wp14:editId="52391F3F">
            <wp:extent cx="4621530" cy="2737485"/>
            <wp:effectExtent l="0" t="0" r="762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21530" cy="2737485"/>
                    </a:xfrm>
                    <a:prstGeom prst="rect">
                      <a:avLst/>
                    </a:prstGeom>
                    <a:noFill/>
                    <a:ln>
                      <a:noFill/>
                    </a:ln>
                  </pic:spPr>
                </pic:pic>
              </a:graphicData>
            </a:graphic>
          </wp:inline>
        </w:drawing>
      </w:r>
    </w:p>
    <w:p w14:paraId="5DCE1E9E" w14:textId="48A6EC3C" w:rsidR="00D75F7A"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16</w:t>
      </w:r>
      <w:r w:rsidR="008A3512">
        <w:rPr>
          <w:noProof/>
        </w:rPr>
        <w:fldChar w:fldCharType="end"/>
      </w:r>
      <w:r>
        <w:t xml:space="preserve"> am_locin.vi</w:t>
      </w:r>
    </w:p>
    <w:p w14:paraId="7F48391D" w14:textId="74CB24CB" w:rsidR="002E2DAD" w:rsidRDefault="002E2DAD" w:rsidP="002E2DAD">
      <w:pPr>
        <w:pStyle w:val="Heading1"/>
      </w:pPr>
      <w:bookmarkStart w:id="287" w:name="_Toc87963182"/>
      <w:r>
        <w:t>Contact mode average</w:t>
      </w:r>
      <w:bookmarkEnd w:id="287"/>
    </w:p>
    <w:p w14:paraId="304F686C" w14:textId="55CF0CEE" w:rsidR="002E2DAD" w:rsidRPr="002E2DAD" w:rsidRDefault="002E2DAD" w:rsidP="00F62BF1">
      <w:pPr>
        <w:jc w:val="both"/>
      </w:pPr>
      <w:r>
        <w:t>This loop is used in contact mode. It has Cascaded-Integrator-Comb-Filter (</w:t>
      </w:r>
      <w:r w:rsidRPr="00F62BF1">
        <w:rPr>
          <w:i/>
        </w:rPr>
        <w:t>CIC_stage.vi</w:t>
      </w:r>
      <w:r>
        <w:t>) to down-sample the input. Note that decimation factor for the filter has to be power of t</w:t>
      </w:r>
      <w:r w:rsidR="00F62BF1">
        <w:t>wo</w:t>
      </w:r>
      <w:r>
        <w:t xml:space="preserve"> and the input </w:t>
      </w:r>
      <w:r w:rsidR="00F62BF1">
        <w:t>(</w:t>
      </w:r>
      <w:proofErr w:type="spellStart"/>
      <w:r w:rsidR="00F62BF1" w:rsidRPr="00F62BF1">
        <w:rPr>
          <w:i/>
        </w:rPr>
        <w:t>aio.</w:t>
      </w:r>
      <w:proofErr w:type="gramStart"/>
      <w:r w:rsidR="00F62BF1" w:rsidRPr="00F62BF1">
        <w:rPr>
          <w:i/>
        </w:rPr>
        <w:t>i.downSamplingAverager</w:t>
      </w:r>
      <w:proofErr w:type="spellEnd"/>
      <w:proofErr w:type="gramEnd"/>
      <w:r w:rsidR="00F62BF1">
        <w:t xml:space="preserve">) </w:t>
      </w:r>
      <w:r>
        <w:t>is the log2(decimation factor).</w:t>
      </w:r>
    </w:p>
    <w:p w14:paraId="44781CD3" w14:textId="732EBB97" w:rsidR="00BF2224" w:rsidRDefault="00BF2224" w:rsidP="00BF2224">
      <w:pPr>
        <w:keepNext/>
      </w:pPr>
      <w:r w:rsidRPr="00BF2224">
        <w:rPr>
          <w:noProof/>
        </w:rPr>
        <w:lastRenderedPageBreak/>
        <w:drawing>
          <wp:inline distT="0" distB="0" distL="0" distR="0" wp14:anchorId="62DF76F4" wp14:editId="10B51F69">
            <wp:extent cx="5943600" cy="22523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52345"/>
                    </a:xfrm>
                    <a:prstGeom prst="rect">
                      <a:avLst/>
                    </a:prstGeom>
                  </pic:spPr>
                </pic:pic>
              </a:graphicData>
            </a:graphic>
          </wp:inline>
        </w:drawing>
      </w:r>
    </w:p>
    <w:p w14:paraId="4DB21F04" w14:textId="4B3235CD" w:rsidR="002E2DAD" w:rsidRPr="00BF2224" w:rsidRDefault="00BF2224" w:rsidP="00BF2224">
      <w:pPr>
        <w:pStyle w:val="Caption"/>
        <w:rPr>
          <w:lang w:val="fr-FR"/>
        </w:rPr>
      </w:pPr>
      <w:r w:rsidRPr="00BF2224">
        <w:rPr>
          <w:lang w:val="fr-FR"/>
        </w:rPr>
        <w:t xml:space="preserve">Figure </w:t>
      </w:r>
      <w:r>
        <w:fldChar w:fldCharType="begin"/>
      </w:r>
      <w:r w:rsidRPr="00BF2224">
        <w:rPr>
          <w:lang w:val="fr-FR"/>
        </w:rPr>
        <w:instrText xml:space="preserve"> SEQ Figure \* ARABIC </w:instrText>
      </w:r>
      <w:r>
        <w:fldChar w:fldCharType="separate"/>
      </w:r>
      <w:r w:rsidR="005A2A33">
        <w:rPr>
          <w:noProof/>
          <w:lang w:val="fr-FR"/>
        </w:rPr>
        <w:t>17</w:t>
      </w:r>
      <w:r>
        <w:fldChar w:fldCharType="end"/>
      </w:r>
      <w:r w:rsidRPr="00BF2224">
        <w:rPr>
          <w:lang w:val="fr-FR"/>
        </w:rPr>
        <w:t xml:space="preserve"> Contact mode </w:t>
      </w:r>
      <w:proofErr w:type="spellStart"/>
      <w:r w:rsidRPr="00BF2224">
        <w:rPr>
          <w:lang w:val="fr-FR"/>
        </w:rPr>
        <w:t>average</w:t>
      </w:r>
      <w:proofErr w:type="spellEnd"/>
    </w:p>
    <w:p w14:paraId="4978D90B" w14:textId="16BA7CE7" w:rsidR="002E2DAD" w:rsidRPr="00BF2224" w:rsidRDefault="00EF7BB1" w:rsidP="00EF7BB1">
      <w:pPr>
        <w:pStyle w:val="Heading1"/>
        <w:rPr>
          <w:lang w:val="fr-FR"/>
        </w:rPr>
      </w:pPr>
      <w:bookmarkStart w:id="288" w:name="_Toc87963183"/>
      <w:r w:rsidRPr="00BF2224">
        <w:rPr>
          <w:lang w:val="fr-FR"/>
        </w:rPr>
        <w:t xml:space="preserve">ORT mode excitation </w:t>
      </w:r>
      <w:proofErr w:type="spellStart"/>
      <w:r w:rsidRPr="00BF2224">
        <w:rPr>
          <w:lang w:val="fr-FR"/>
        </w:rPr>
        <w:t>generator</w:t>
      </w:r>
      <w:bookmarkEnd w:id="288"/>
      <w:proofErr w:type="spellEnd"/>
    </w:p>
    <w:p w14:paraId="0B567885" w14:textId="032FF7C2" w:rsidR="00EF7BB1" w:rsidRDefault="00EF7BB1" w:rsidP="00EF7BB1">
      <w:r>
        <w:t xml:space="preserve">This loop generates excitation signal for ort mode using </w:t>
      </w:r>
      <w:r w:rsidRPr="00EF7BB1">
        <w:t>point per clock</w:t>
      </w:r>
      <w:r>
        <w:t xml:space="preserve"> strategy. For the desired excitation frequency and sampling frequency</w:t>
      </w:r>
      <w:r w:rsidR="00F62BF1">
        <w:t>,</w:t>
      </w:r>
      <w:r>
        <w:t xml:space="preserve"> points in one waveform is stored in the memory (</w:t>
      </w:r>
      <w:proofErr w:type="spellStart"/>
      <w:proofErr w:type="gramStart"/>
      <w:r w:rsidRPr="00F62BF1">
        <w:rPr>
          <w:i/>
        </w:rPr>
        <w:t>aio.excitation</w:t>
      </w:r>
      <w:proofErr w:type="spellEnd"/>
      <w:proofErr w:type="gramEnd"/>
      <w:r>
        <w:t xml:space="preserve">) and sent one by one. Waveform options are sine, triangular, square, and sawtooth.  </w:t>
      </w:r>
    </w:p>
    <w:p w14:paraId="04556253" w14:textId="7DE518BB" w:rsidR="00EF7BB1" w:rsidRPr="00EF7BB1" w:rsidRDefault="00EF7BB1" w:rsidP="00EF7BB1">
      <w:r>
        <w:t>In order to calculate the physical properties in the ort mode</w:t>
      </w:r>
      <w:r w:rsidR="009B1339">
        <w:t>,</w:t>
      </w:r>
      <w:r>
        <w:t xml:space="preserve"> excitation (displacement in Z) related information is needed such as derivative </w:t>
      </w:r>
      <w:r w:rsidR="009B1339">
        <w:t xml:space="preserve">of the waveform </w:t>
      </w:r>
      <w:r>
        <w:t xml:space="preserve">or </w:t>
      </w:r>
      <w:r w:rsidR="009B1339">
        <w:t>the index number of the maximum point. This information is also prepared and stored in this loop when the excitation is updated.</w:t>
      </w:r>
    </w:p>
    <w:p w14:paraId="497826F4" w14:textId="77777777" w:rsidR="00BF2224" w:rsidRDefault="00EF7BB1" w:rsidP="00BF2224">
      <w:pPr>
        <w:keepNext/>
      </w:pPr>
      <w:r w:rsidRPr="00EF7BB1">
        <w:rPr>
          <w:noProof/>
        </w:rPr>
        <w:drawing>
          <wp:inline distT="0" distB="0" distL="0" distR="0" wp14:anchorId="20063B06" wp14:editId="0C51A55F">
            <wp:extent cx="5943600" cy="6701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670198"/>
                    </a:xfrm>
                    <a:prstGeom prst="rect">
                      <a:avLst/>
                    </a:prstGeom>
                    <a:noFill/>
                    <a:ln>
                      <a:noFill/>
                    </a:ln>
                  </pic:spPr>
                </pic:pic>
              </a:graphicData>
            </a:graphic>
          </wp:inline>
        </w:drawing>
      </w:r>
    </w:p>
    <w:p w14:paraId="268CCF6E" w14:textId="7AB6F3B3" w:rsidR="00EF7BB1"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18</w:t>
      </w:r>
      <w:r w:rsidR="008A3512">
        <w:rPr>
          <w:noProof/>
        </w:rPr>
        <w:fldChar w:fldCharType="end"/>
      </w:r>
      <w:r>
        <w:t xml:space="preserve"> ORT mode excitation generator</w:t>
      </w:r>
    </w:p>
    <w:p w14:paraId="71DFC8C5" w14:textId="16DE4AAA" w:rsidR="009B1339" w:rsidRDefault="009B1339" w:rsidP="009B1339">
      <w:pPr>
        <w:pStyle w:val="Heading1"/>
      </w:pPr>
      <w:bookmarkStart w:id="289" w:name="_Toc87963184"/>
      <w:r>
        <w:t>Main process variable selection</w:t>
      </w:r>
      <w:bookmarkEnd w:id="289"/>
    </w:p>
    <w:p w14:paraId="68E31826" w14:textId="03E3335C" w:rsidR="009B1339" w:rsidRPr="009B1339" w:rsidRDefault="009B1339" w:rsidP="009B1339">
      <w:pPr>
        <w:rPr>
          <w:lang w:val="fr-FR"/>
        </w:rPr>
      </w:pPr>
      <w:r>
        <w:t xml:space="preserve">Here the main process variable for PID loop is selected based on the imaging mode. </w:t>
      </w:r>
      <w:r w:rsidR="00F62BF1">
        <w:rPr>
          <w:lang w:val="fr-FR"/>
        </w:rPr>
        <w:t>The</w:t>
      </w:r>
      <w:r w:rsidRPr="009B1339">
        <w:rPr>
          <w:lang w:val="fr-FR"/>
        </w:rPr>
        <w:t xml:space="preserve"> options are contact mode, </w:t>
      </w:r>
      <w:proofErr w:type="spellStart"/>
      <w:r w:rsidRPr="009B1339">
        <w:rPr>
          <w:lang w:val="fr-FR"/>
        </w:rPr>
        <w:t>ort</w:t>
      </w:r>
      <w:proofErr w:type="spellEnd"/>
      <w:r w:rsidRPr="009B1339">
        <w:rPr>
          <w:lang w:val="fr-FR"/>
        </w:rPr>
        <w:t xml:space="preserve"> mode, au</w:t>
      </w:r>
      <w:r>
        <w:rPr>
          <w:lang w:val="fr-FR"/>
        </w:rPr>
        <w:t xml:space="preserve">x mode, </w:t>
      </w:r>
      <w:r w:rsidRPr="009B1339">
        <w:rPr>
          <w:lang w:val="fr-FR"/>
        </w:rPr>
        <w:t>tapping mode</w:t>
      </w:r>
      <w:r>
        <w:rPr>
          <w:lang w:val="fr-FR"/>
        </w:rPr>
        <w:t xml:space="preserve">. </w:t>
      </w:r>
    </w:p>
    <w:p w14:paraId="3ABFCD8F" w14:textId="77777777" w:rsidR="00BF2224" w:rsidRDefault="003C76CD" w:rsidP="00BF2224">
      <w:pPr>
        <w:keepNext/>
      </w:pPr>
      <w:r w:rsidRPr="003C76CD">
        <w:rPr>
          <w:noProof/>
        </w:rPr>
        <w:lastRenderedPageBreak/>
        <w:drawing>
          <wp:inline distT="0" distB="0" distL="0" distR="0" wp14:anchorId="211313DE" wp14:editId="0861D21B">
            <wp:extent cx="5943600" cy="20332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33270"/>
                    </a:xfrm>
                    <a:prstGeom prst="rect">
                      <a:avLst/>
                    </a:prstGeom>
                  </pic:spPr>
                </pic:pic>
              </a:graphicData>
            </a:graphic>
          </wp:inline>
        </w:drawing>
      </w:r>
    </w:p>
    <w:p w14:paraId="60061B63" w14:textId="3178A511" w:rsidR="009B1339"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r w:rsidR="005A2A33">
        <w:rPr>
          <w:noProof/>
        </w:rPr>
        <w:t>19</w:t>
      </w:r>
      <w:r w:rsidR="008A3512">
        <w:rPr>
          <w:noProof/>
        </w:rPr>
        <w:fldChar w:fldCharType="end"/>
      </w:r>
      <w:r>
        <w:t xml:space="preserve"> </w:t>
      </w:r>
      <w:r w:rsidRPr="00EC6708">
        <w:t>Main process variable selection</w:t>
      </w:r>
    </w:p>
    <w:p w14:paraId="76786090" w14:textId="3D921003" w:rsidR="007D7A00" w:rsidRPr="007D7A00" w:rsidRDefault="009B1339" w:rsidP="007D7A00">
      <w:pPr>
        <w:pStyle w:val="Heading1"/>
      </w:pPr>
      <w:bookmarkStart w:id="290" w:name="_Toc87963185"/>
      <w:r>
        <w:t xml:space="preserve">PID calculation and height </w:t>
      </w:r>
      <w:commentRangeStart w:id="291"/>
      <w:r>
        <w:t>control</w:t>
      </w:r>
      <w:commentRangeEnd w:id="291"/>
      <w:r>
        <w:rPr>
          <w:rStyle w:val="CommentReference"/>
          <w:rFonts w:asciiTheme="minorHAnsi" w:eastAsiaTheme="minorHAnsi" w:hAnsiTheme="minorHAnsi" w:cstheme="minorBidi"/>
          <w:color w:val="auto"/>
        </w:rPr>
        <w:commentReference w:id="291"/>
      </w:r>
      <w:bookmarkEnd w:id="290"/>
    </w:p>
    <w:p w14:paraId="2A27FF44" w14:textId="1B82704B" w:rsidR="00C550C0" w:rsidRDefault="007D7A00" w:rsidP="00463587">
      <w:pPr>
        <w:keepNext/>
        <w:rPr>
          <w:ins w:id="292" w:author="Navid Asmari Saadabad" w:date="2022-01-14T13:43:00Z"/>
          <w:color w:val="000000" w:themeColor="text1"/>
        </w:rPr>
      </w:pPr>
      <w:ins w:id="293" w:author="Navid Asmari Saadabad" w:date="2022-01-14T13:39:00Z">
        <w:r w:rsidRPr="004F4EDD">
          <w:rPr>
            <w:color w:val="000000" w:themeColor="text1"/>
          </w:rPr>
          <w:t>T</w:t>
        </w:r>
      </w:ins>
      <w:ins w:id="294" w:author="Navid Asmari Saadabad" w:date="2022-01-14T13:40:00Z">
        <w:r w:rsidR="004F4EDD" w:rsidRPr="004F4EDD">
          <w:rPr>
            <w:color w:val="000000" w:themeColor="text1"/>
          </w:rPr>
          <w:t>his loop generates the height signal based on the process variable</w:t>
        </w:r>
      </w:ins>
      <w:ins w:id="295" w:author="Navid Asmari Saadabad" w:date="2022-01-14T13:41:00Z">
        <w:r w:rsidR="004F4EDD" w:rsidRPr="004F4EDD">
          <w:rPr>
            <w:color w:val="000000" w:themeColor="text1"/>
          </w:rPr>
          <w:t xml:space="preserve">. </w:t>
        </w:r>
      </w:ins>
      <w:ins w:id="296" w:author="Navid Asmari Saadabad" w:date="2022-01-14T13:42:00Z">
        <w:r w:rsidR="00C550C0">
          <w:rPr>
            <w:color w:val="000000" w:themeColor="text1"/>
          </w:rPr>
          <w:t xml:space="preserve">The following block diagram shows all the operations done on the input until </w:t>
        </w:r>
      </w:ins>
      <w:ins w:id="297" w:author="Navid Asmari Saadabad" w:date="2022-01-14T13:43:00Z">
        <w:r w:rsidR="00C550C0">
          <w:rPr>
            <w:color w:val="000000" w:themeColor="text1"/>
          </w:rPr>
          <w:t xml:space="preserve">it generates the output. </w:t>
        </w:r>
      </w:ins>
    </w:p>
    <w:p w14:paraId="52AFAD0A" w14:textId="77777777" w:rsidR="00EE62FE" w:rsidRDefault="00463587" w:rsidP="00EE62FE">
      <w:pPr>
        <w:keepNext/>
        <w:jc w:val="center"/>
        <w:rPr>
          <w:ins w:id="298" w:author="Navid Asmari Saadabad" w:date="2022-01-14T14:44:00Z"/>
        </w:rPr>
      </w:pPr>
      <w:ins w:id="299" w:author="Navid Asmari Saadabad" w:date="2022-01-14T14:23:00Z">
        <w:r>
          <w:rPr>
            <w:noProof/>
            <w:color w:val="000000" w:themeColor="text1"/>
          </w:rPr>
          <w:drawing>
            <wp:inline distT="0" distB="0" distL="0" distR="0" wp14:anchorId="3103C500" wp14:editId="14FEDC98">
              <wp:extent cx="5600700" cy="142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1">
                        <a:extLst>
                          <a:ext uri="{28A0092B-C50C-407E-A947-70E740481C1C}">
                            <a14:useLocalDpi xmlns:a14="http://schemas.microsoft.com/office/drawing/2010/main" val="0"/>
                          </a:ext>
                        </a:extLst>
                      </a:blip>
                      <a:stretch>
                        <a:fillRect/>
                      </a:stretch>
                    </pic:blipFill>
                    <pic:spPr>
                      <a:xfrm>
                        <a:off x="0" y="0"/>
                        <a:ext cx="5600700" cy="1422400"/>
                      </a:xfrm>
                      <a:prstGeom prst="rect">
                        <a:avLst/>
                      </a:prstGeom>
                    </pic:spPr>
                  </pic:pic>
                </a:graphicData>
              </a:graphic>
            </wp:inline>
          </w:drawing>
        </w:r>
      </w:ins>
    </w:p>
    <w:p w14:paraId="39D3AFFD" w14:textId="0EBE4BBB" w:rsidR="00C550C0" w:rsidRDefault="00EE62FE">
      <w:pPr>
        <w:pStyle w:val="Caption"/>
        <w:rPr>
          <w:ins w:id="300" w:author="Navid Asmari Saadabad" w:date="2022-01-14T14:23:00Z"/>
          <w:color w:val="000000" w:themeColor="text1"/>
        </w:rPr>
        <w:pPrChange w:id="301" w:author="Navid Asmari Saadabad" w:date="2022-01-14T14:45:00Z">
          <w:pPr>
            <w:keepNext/>
            <w:jc w:val="center"/>
          </w:pPr>
        </w:pPrChange>
      </w:pPr>
      <w:bookmarkStart w:id="302" w:name="_Ref93064002"/>
      <w:ins w:id="303" w:author="Navid Asmari Saadabad" w:date="2022-01-14T14:44:00Z">
        <w:r>
          <w:t xml:space="preserve">Figure </w:t>
        </w:r>
        <w:r>
          <w:fldChar w:fldCharType="begin"/>
        </w:r>
        <w:r>
          <w:instrText xml:space="preserve"> SEQ Figure \* ARABIC </w:instrText>
        </w:r>
      </w:ins>
      <w:r>
        <w:fldChar w:fldCharType="separate"/>
      </w:r>
      <w:ins w:id="304" w:author="Navid Asmari Saadabad" w:date="2022-01-14T17:20:00Z">
        <w:r w:rsidR="005A2A33">
          <w:rPr>
            <w:noProof/>
          </w:rPr>
          <w:t>20</w:t>
        </w:r>
      </w:ins>
      <w:ins w:id="305" w:author="Navid Asmari Saadabad" w:date="2022-01-14T14:44:00Z">
        <w:r>
          <w:fldChar w:fldCharType="end"/>
        </w:r>
        <w:bookmarkEnd w:id="302"/>
        <w:r w:rsidRPr="006E7EC8">
          <w:rPr>
            <w:rPrChange w:id="306" w:author="Navid Asmari Saadabad" w:date="2022-01-14T14:47:00Z">
              <w:rPr>
                <w:lang w:val="de-CH"/>
              </w:rPr>
            </w:rPrChange>
          </w:rPr>
          <w:t xml:space="preserve"> Block diagram of the PID calculation and height control</w:t>
        </w:r>
      </w:ins>
    </w:p>
    <w:p w14:paraId="2C696D87" w14:textId="21AEAEB4" w:rsidR="00BF2224" w:rsidRPr="00F54CD0" w:rsidRDefault="00463587" w:rsidP="00F54CD0">
      <w:pPr>
        <w:keepNext/>
        <w:rPr>
          <w:color w:val="000000" w:themeColor="text1"/>
          <w:rPrChange w:id="307" w:author="Navid Asmari Saadabad" w:date="2022-01-14T14:43:00Z">
            <w:rPr/>
          </w:rPrChange>
        </w:rPr>
      </w:pPr>
      <w:ins w:id="308" w:author="Navid Asmari Saadabad" w:date="2022-01-14T14:23:00Z">
        <w:r>
          <w:rPr>
            <w:color w:val="000000" w:themeColor="text1"/>
          </w:rPr>
          <w:t>As observed</w:t>
        </w:r>
        <w:r w:rsidR="00980502">
          <w:rPr>
            <w:color w:val="000000" w:themeColor="text1"/>
          </w:rPr>
          <w:t xml:space="preserve"> in the code</w:t>
        </w:r>
      </w:ins>
      <w:ins w:id="309" w:author="Navid Asmari Saadabad" w:date="2022-01-14T14:24:00Z">
        <w:r w:rsidR="00980502">
          <w:rPr>
            <w:color w:val="000000" w:themeColor="text1"/>
          </w:rPr>
          <w:t xml:space="preserve">, </w:t>
        </w:r>
      </w:ins>
      <w:ins w:id="310" w:author="Navid Asmari Saadabad" w:date="2022-01-14T14:41:00Z">
        <w:r w:rsidR="00F54CD0">
          <w:rPr>
            <w:color w:val="000000" w:themeColor="text1"/>
          </w:rPr>
          <w:t xml:space="preserve">the input signal is </w:t>
        </w:r>
      </w:ins>
      <w:ins w:id="311" w:author="Navid Asmari Saadabad" w:date="2022-01-14T14:42:00Z">
        <w:r w:rsidR="00F54CD0">
          <w:rPr>
            <w:color w:val="000000" w:themeColor="text1"/>
          </w:rPr>
          <w:t xml:space="preserve">carried in </w:t>
        </w:r>
      </w:ins>
      <w:ins w:id="312" w:author="Navid Asmari Saadabad" w:date="2022-01-14T14:43:00Z">
        <w:r w:rsidR="00F54CD0">
          <w:rPr>
            <w:color w:val="000000" w:themeColor="text1"/>
          </w:rPr>
          <w:t xml:space="preserve">the FIFO </w:t>
        </w:r>
      </w:ins>
      <w:proofErr w:type="spellStart"/>
      <w:ins w:id="313" w:author="Navid Asmari Saadabad" w:date="2022-01-14T14:42:00Z">
        <w:r w:rsidR="00F54CD0" w:rsidRPr="00810B8F">
          <w:rPr>
            <w:i/>
            <w:iCs/>
            <w:color w:val="000000" w:themeColor="text1"/>
            <w:rPrChange w:id="314" w:author="Navid Asmari Saadabad" w:date="2022-01-14T16:40:00Z">
              <w:rPr>
                <w:color w:val="000000" w:themeColor="text1"/>
              </w:rPr>
            </w:rPrChange>
          </w:rPr>
          <w:t>fb.</w:t>
        </w:r>
        <w:proofErr w:type="gramStart"/>
        <w:r w:rsidR="00F54CD0" w:rsidRPr="00810B8F">
          <w:rPr>
            <w:i/>
            <w:iCs/>
            <w:color w:val="000000" w:themeColor="text1"/>
            <w:rPrChange w:id="315" w:author="Navid Asmari Saadabad" w:date="2022-01-14T16:40:00Z">
              <w:rPr>
                <w:color w:val="000000" w:themeColor="text1"/>
              </w:rPr>
            </w:rPrChange>
          </w:rPr>
          <w:t>t.procVa</w:t>
        </w:r>
      </w:ins>
      <w:ins w:id="316" w:author="Navid Asmari Saadabad" w:date="2022-01-14T14:43:00Z">
        <w:r w:rsidR="00F54CD0" w:rsidRPr="00810B8F">
          <w:rPr>
            <w:i/>
            <w:iCs/>
            <w:color w:val="000000" w:themeColor="text1"/>
            <w:rPrChange w:id="317" w:author="Navid Asmari Saadabad" w:date="2022-01-14T16:40:00Z">
              <w:rPr>
                <w:color w:val="000000" w:themeColor="text1"/>
              </w:rPr>
            </w:rPrChange>
          </w:rPr>
          <w:t>r</w:t>
        </w:r>
        <w:proofErr w:type="spellEnd"/>
        <w:proofErr w:type="gramEnd"/>
        <w:r w:rsidR="00F54CD0" w:rsidRPr="00810B8F">
          <w:rPr>
            <w:i/>
            <w:iCs/>
            <w:color w:val="000000" w:themeColor="text1"/>
            <w:rPrChange w:id="318" w:author="Navid Asmari Saadabad" w:date="2022-01-14T16:40:00Z">
              <w:rPr>
                <w:color w:val="000000" w:themeColor="text1"/>
              </w:rPr>
            </w:rPrChange>
          </w:rPr>
          <w:t xml:space="preserve"> </w:t>
        </w:r>
        <w:r w:rsidR="00F54CD0">
          <w:rPr>
            <w:color w:val="000000" w:themeColor="text1"/>
          </w:rPr>
          <w:t>which goes into a VI called QNM PI</w:t>
        </w:r>
        <w:r w:rsidR="00EE62FE">
          <w:rPr>
            <w:color w:val="000000" w:themeColor="text1"/>
          </w:rPr>
          <w:t>D. This VI is e</w:t>
        </w:r>
      </w:ins>
      <w:ins w:id="319" w:author="Navid Asmari Saadabad" w:date="2022-01-14T14:44:00Z">
        <w:r w:rsidR="00EE62FE">
          <w:rPr>
            <w:color w:val="000000" w:themeColor="text1"/>
          </w:rPr>
          <w:t xml:space="preserve">quivalent to the </w:t>
        </w:r>
      </w:ins>
      <w:ins w:id="320" w:author="Navid Asmari Saadabad" w:date="2022-01-14T14:45:00Z">
        <w:r w:rsidR="00297B6F">
          <w:rPr>
            <w:color w:val="000000" w:themeColor="text1"/>
          </w:rPr>
          <w:t xml:space="preserve">PI controller in </w:t>
        </w:r>
      </w:ins>
      <w:ins w:id="321" w:author="Navid Asmari Saadabad" w:date="2022-01-14T14:46:00Z">
        <w:r w:rsidR="00297B6F">
          <w:rPr>
            <w:color w:val="000000" w:themeColor="text1"/>
          </w:rPr>
          <w:fldChar w:fldCharType="begin"/>
        </w:r>
        <w:r w:rsidR="00297B6F">
          <w:rPr>
            <w:color w:val="000000" w:themeColor="text1"/>
          </w:rPr>
          <w:instrText xml:space="preserve"> REF _Ref93064002 \h </w:instrText>
        </w:r>
      </w:ins>
      <w:r w:rsidR="00297B6F">
        <w:rPr>
          <w:color w:val="000000" w:themeColor="text1"/>
        </w:rPr>
      </w:r>
      <w:r w:rsidR="00297B6F">
        <w:rPr>
          <w:color w:val="000000" w:themeColor="text1"/>
        </w:rPr>
        <w:fldChar w:fldCharType="separate"/>
      </w:r>
      <w:ins w:id="322" w:author="Navid Asmari Saadabad" w:date="2022-01-14T14:46:00Z">
        <w:r w:rsidR="00297B6F">
          <w:t xml:space="preserve">Figure </w:t>
        </w:r>
        <w:r w:rsidR="00297B6F">
          <w:rPr>
            <w:noProof/>
          </w:rPr>
          <w:t>20</w:t>
        </w:r>
        <w:r w:rsidR="00297B6F">
          <w:rPr>
            <w:color w:val="000000" w:themeColor="text1"/>
          </w:rPr>
          <w:fldChar w:fldCharType="end"/>
        </w:r>
        <w:r w:rsidR="006E7EC8">
          <w:rPr>
            <w:color w:val="000000" w:themeColor="text1"/>
          </w:rPr>
          <w:t>. T</w:t>
        </w:r>
      </w:ins>
      <w:ins w:id="323" w:author="Navid Asmari Saadabad" w:date="2022-01-14T14:47:00Z">
        <w:r w:rsidR="006E7EC8">
          <w:rPr>
            <w:color w:val="000000" w:themeColor="text1"/>
          </w:rPr>
          <w:t xml:space="preserve">he output of this VI is then sent into a VI for system identification (SID MAIN). The output of the system identification </w:t>
        </w:r>
      </w:ins>
      <w:ins w:id="324" w:author="Navid Asmari Saadabad" w:date="2022-01-14T14:48:00Z">
        <w:r w:rsidR="006E7EC8">
          <w:rPr>
            <w:color w:val="000000" w:themeColor="text1"/>
          </w:rPr>
          <w:t xml:space="preserve">is then </w:t>
        </w:r>
      </w:ins>
      <w:ins w:id="325" w:author="Navid Asmari Saadabad" w:date="2022-01-14T14:49:00Z">
        <w:r w:rsidR="008A7773">
          <w:rPr>
            <w:color w:val="000000" w:themeColor="text1"/>
          </w:rPr>
          <w:t xml:space="preserve">sent to the </w:t>
        </w:r>
      </w:ins>
      <w:ins w:id="326" w:author="Navid Asmari Saadabad" w:date="2022-01-14T14:50:00Z">
        <w:r w:rsidR="0077409E">
          <w:rPr>
            <w:color w:val="000000" w:themeColor="text1"/>
          </w:rPr>
          <w:t xml:space="preserve">high-order controller block (SOS 8BLK) and then passes through a custom filter (SOS 4BLK). </w:t>
        </w:r>
      </w:ins>
      <w:ins w:id="327" w:author="Navid Asmari Saadabad" w:date="2022-01-14T14:51:00Z">
        <w:r w:rsidR="009B574E">
          <w:rPr>
            <w:color w:val="000000" w:themeColor="text1"/>
          </w:rPr>
          <w:t xml:space="preserve">Each of these blocks is discussed in details. </w:t>
        </w:r>
      </w:ins>
      <w:r w:rsidR="009B1339" w:rsidRPr="009B1339">
        <w:rPr>
          <w:noProof/>
        </w:rPr>
        <w:drawing>
          <wp:inline distT="0" distB="0" distL="0" distR="0" wp14:anchorId="16C53C83" wp14:editId="234CB5AF">
            <wp:extent cx="5943600" cy="1950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50325"/>
                    </a:xfrm>
                    <a:prstGeom prst="rect">
                      <a:avLst/>
                    </a:prstGeom>
                    <a:noFill/>
                    <a:ln>
                      <a:noFill/>
                    </a:ln>
                  </pic:spPr>
                </pic:pic>
              </a:graphicData>
            </a:graphic>
          </wp:inline>
        </w:drawing>
      </w:r>
    </w:p>
    <w:p w14:paraId="3D611FC6" w14:textId="1527B7A5" w:rsidR="009B1339" w:rsidRDefault="00BF2224" w:rsidP="00BF2224">
      <w:pPr>
        <w:pStyle w:val="Caption"/>
        <w:rPr>
          <w:ins w:id="328" w:author="Navid Asmari Saadabad" w:date="2022-01-14T14:51:00Z"/>
        </w:rPr>
      </w:pPr>
      <w:r>
        <w:t xml:space="preserve">Figure </w:t>
      </w:r>
      <w:r w:rsidR="008A3512">
        <w:fldChar w:fldCharType="begin"/>
      </w:r>
      <w:r w:rsidR="008A3512">
        <w:instrText xml:space="preserve"> SEQ Figure \* ARABIC </w:instrText>
      </w:r>
      <w:r w:rsidR="008A3512">
        <w:fldChar w:fldCharType="separate"/>
      </w:r>
      <w:ins w:id="329" w:author="Navid Asmari Saadabad" w:date="2022-01-14T17:20:00Z">
        <w:r w:rsidR="005A2A33">
          <w:rPr>
            <w:noProof/>
          </w:rPr>
          <w:t>21</w:t>
        </w:r>
      </w:ins>
      <w:del w:id="330" w:author="Navid Asmari Saadabad" w:date="2022-01-14T14:44:00Z">
        <w:r w:rsidDel="00EE62FE">
          <w:rPr>
            <w:noProof/>
          </w:rPr>
          <w:delText>20</w:delText>
        </w:r>
      </w:del>
      <w:r w:rsidR="008A3512">
        <w:rPr>
          <w:noProof/>
        </w:rPr>
        <w:fldChar w:fldCharType="end"/>
      </w:r>
      <w:r>
        <w:t xml:space="preserve"> PID calculation and height control</w:t>
      </w:r>
    </w:p>
    <w:p w14:paraId="7FF5F30C" w14:textId="57C8CE84" w:rsidR="009B574E" w:rsidRPr="009B574E" w:rsidRDefault="009B574E" w:rsidP="009B574E">
      <w:pPr>
        <w:rPr>
          <w:ins w:id="331" w:author="Navid Asmari Saadabad" w:date="2022-01-14T14:52:00Z"/>
          <w:b/>
          <w:bCs/>
          <w:rPrChange w:id="332" w:author="Navid Asmari Saadabad" w:date="2022-01-14T14:52:00Z">
            <w:rPr>
              <w:ins w:id="333" w:author="Navid Asmari Saadabad" w:date="2022-01-14T14:52:00Z"/>
            </w:rPr>
          </w:rPrChange>
        </w:rPr>
      </w:pPr>
      <w:ins w:id="334" w:author="Navid Asmari Saadabad" w:date="2022-01-14T14:51:00Z">
        <w:r w:rsidRPr="009B574E">
          <w:rPr>
            <w:b/>
            <w:bCs/>
            <w:rPrChange w:id="335" w:author="Navid Asmari Saadabad" w:date="2022-01-14T14:52:00Z">
              <w:rPr/>
            </w:rPrChange>
          </w:rPr>
          <w:lastRenderedPageBreak/>
          <w:t xml:space="preserve">PI </w:t>
        </w:r>
      </w:ins>
      <w:ins w:id="336" w:author="Navid Asmari Saadabad" w:date="2022-01-14T14:52:00Z">
        <w:r w:rsidRPr="009B574E">
          <w:rPr>
            <w:b/>
            <w:bCs/>
            <w:rPrChange w:id="337" w:author="Navid Asmari Saadabad" w:date="2022-01-14T14:52:00Z">
              <w:rPr/>
            </w:rPrChange>
          </w:rPr>
          <w:t>Controller</w:t>
        </w:r>
      </w:ins>
    </w:p>
    <w:p w14:paraId="4634BBD7" w14:textId="4556BA2A" w:rsidR="002B6858" w:rsidRDefault="009B574E" w:rsidP="00F60941">
      <w:pPr>
        <w:rPr>
          <w:ins w:id="338" w:author="Navid Asmari Saadabad" w:date="2022-01-14T15:57:00Z"/>
        </w:rPr>
      </w:pPr>
      <w:ins w:id="339" w:author="Navid Asmari Saadabad" w:date="2022-01-14T14:52:00Z">
        <w:r>
          <w:t>This VI</w:t>
        </w:r>
      </w:ins>
      <w:ins w:id="340" w:author="Navid Asmari Saadabad" w:date="2022-01-14T16:41:00Z">
        <w:r w:rsidR="00A350A3">
          <w:t xml:space="preserve"> (pid_main.vi)</w:t>
        </w:r>
      </w:ins>
      <w:ins w:id="341" w:author="Navid Asmari Saadabad" w:date="2022-01-14T14:52:00Z">
        <w:r>
          <w:t xml:space="preserve"> is not just responsible for the PID operation, it also </w:t>
        </w:r>
      </w:ins>
      <w:ins w:id="342" w:author="Navid Asmari Saadabad" w:date="2022-01-14T14:53:00Z">
        <w:r>
          <w:t xml:space="preserve">controls the manual commands </w:t>
        </w:r>
        <w:r w:rsidR="0061611A">
          <w:t xml:space="preserve">that are sent from the host. </w:t>
        </w:r>
      </w:ins>
      <w:ins w:id="343" w:author="Navid Asmari Saadabad" w:date="2022-01-14T14:54:00Z">
        <w:r w:rsidR="0061611A">
          <w:t xml:space="preserve">Its input signal is the deflection (process variable) and its main outputs are error and </w:t>
        </w:r>
        <w:proofErr w:type="spellStart"/>
        <w:r w:rsidR="0061611A">
          <w:t>heigth</w:t>
        </w:r>
        <w:proofErr w:type="spellEnd"/>
        <w:r w:rsidR="0061611A">
          <w:t xml:space="preserve"> signal. The next figure shows the </w:t>
        </w:r>
      </w:ins>
      <w:ins w:id="344" w:author="Navid Asmari Saadabad" w:date="2022-01-14T14:55:00Z">
        <w:r w:rsidR="0060485A">
          <w:t>block diagram of this VI.</w:t>
        </w:r>
      </w:ins>
      <w:ins w:id="345" w:author="Navid Asmari Saadabad" w:date="2022-01-14T16:29:00Z">
        <w:r w:rsidR="00F13BF6">
          <w:t xml:space="preserve"> The</w:t>
        </w:r>
      </w:ins>
      <w:ins w:id="346" w:author="Navid Asmari Saadabad" w:date="2022-01-14T16:36:00Z">
        <w:r w:rsidR="002B6858">
          <w:t>re are several controls that are fed into the VI to control its operation</w:t>
        </w:r>
      </w:ins>
      <w:ins w:id="347" w:author="Navid Asmari Saadabad" w:date="2022-01-14T16:37:00Z">
        <w:r w:rsidR="002B6858">
          <w:t xml:space="preserve">: </w:t>
        </w:r>
        <w:r w:rsidR="002B6858">
          <w:br/>
        </w:r>
        <w:proofErr w:type="spellStart"/>
        <w:r w:rsidR="002B6858">
          <w:t>fb.p.params</w:t>
        </w:r>
        <w:proofErr w:type="spellEnd"/>
        <w:r w:rsidR="002B6858">
          <w:t xml:space="preserve"> : contains the setpoint, and </w:t>
        </w:r>
        <w:proofErr w:type="spellStart"/>
        <w:r w:rsidR="002B6858">
          <w:t>proprtional</w:t>
        </w:r>
        <w:proofErr w:type="spellEnd"/>
        <w:r w:rsidR="002B6858">
          <w:t xml:space="preserve"> and integral gains </w:t>
        </w:r>
        <w:r w:rsidR="002B6858">
          <w:br/>
        </w:r>
        <w:proofErr w:type="spellStart"/>
        <w:r w:rsidR="002B6858">
          <w:t>fb.mot.p.params</w:t>
        </w:r>
        <w:proofErr w:type="spellEnd"/>
        <w:r w:rsidR="002B6858">
          <w:t xml:space="preserve"> : </w:t>
        </w:r>
      </w:ins>
      <w:ins w:id="348" w:author="Navid Asmari Saadabad" w:date="2022-01-14T16:38:00Z">
        <w:r w:rsidR="002B6858">
          <w:t>contains parameters for the manual motion of the actuator</w:t>
        </w:r>
        <w:r w:rsidR="002B6858">
          <w:br/>
        </w:r>
        <w:proofErr w:type="spellStart"/>
        <w:r w:rsidR="002B6858">
          <w:t>fb.p.limits</w:t>
        </w:r>
        <w:proofErr w:type="spellEnd"/>
        <w:r w:rsidR="002B6858">
          <w:t xml:space="preserve"> : contains the upper and lower limits </w:t>
        </w:r>
      </w:ins>
      <w:ins w:id="349" w:author="Navid Asmari Saadabad" w:date="2022-01-14T16:39:00Z">
        <w:r w:rsidR="002B6858">
          <w:t>to saturate the prepared control signal</w:t>
        </w:r>
        <w:r w:rsidR="002B6858">
          <w:br/>
        </w:r>
        <w:proofErr w:type="spellStart"/>
        <w:r w:rsidR="002B6858">
          <w:t>fb.loff.p.params</w:t>
        </w:r>
        <w:proofErr w:type="spellEnd"/>
        <w:r w:rsidR="002B6858">
          <w:t xml:space="preserve"> : </w:t>
        </w:r>
        <w:r w:rsidR="00810B8F">
          <w:t xml:space="preserve">contains parameters for the lift-off of the actuator </w:t>
        </w:r>
      </w:ins>
      <w:ins w:id="350" w:author="Navid Asmari Saadabad" w:date="2022-01-14T16:40:00Z">
        <w:r w:rsidR="00810B8F">
          <w:t>(in case of background correction in ORT mode)</w:t>
        </w:r>
      </w:ins>
    </w:p>
    <w:p w14:paraId="6C671C23" w14:textId="77777777" w:rsidR="003858F8" w:rsidRDefault="003858F8">
      <w:pPr>
        <w:keepNext/>
        <w:rPr>
          <w:ins w:id="351" w:author="Navid Asmari Saadabad" w:date="2022-01-14T16:13:00Z"/>
        </w:rPr>
        <w:pPrChange w:id="352" w:author="Navid Asmari Saadabad" w:date="2022-01-14T16:13:00Z">
          <w:pPr/>
        </w:pPrChange>
      </w:pPr>
      <w:ins w:id="353" w:author="Navid Asmari Saadabad" w:date="2022-01-14T16:12:00Z">
        <w:r>
          <w:rPr>
            <w:noProof/>
          </w:rPr>
          <w:drawing>
            <wp:inline distT="0" distB="0" distL="0" distR="0" wp14:anchorId="390D3216" wp14:editId="155110A9">
              <wp:extent cx="5943600" cy="28054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ins>
    </w:p>
    <w:p w14:paraId="4DA78534" w14:textId="6E772519" w:rsidR="009B574E" w:rsidRPr="009B574E" w:rsidRDefault="003858F8" w:rsidP="003858F8">
      <w:pPr>
        <w:pStyle w:val="Caption"/>
      </w:pPr>
      <w:ins w:id="354" w:author="Navid Asmari Saadabad" w:date="2022-01-14T16:13:00Z">
        <w:r>
          <w:t xml:space="preserve">Figure </w:t>
        </w:r>
        <w:r>
          <w:fldChar w:fldCharType="begin"/>
        </w:r>
        <w:r>
          <w:instrText xml:space="preserve"> SEQ Figure \* ARABIC </w:instrText>
        </w:r>
      </w:ins>
      <w:r>
        <w:fldChar w:fldCharType="separate"/>
      </w:r>
      <w:ins w:id="355" w:author="Navid Asmari Saadabad" w:date="2022-01-14T17:20:00Z">
        <w:r w:rsidR="005A2A33">
          <w:rPr>
            <w:noProof/>
          </w:rPr>
          <w:t>22</w:t>
        </w:r>
      </w:ins>
      <w:ins w:id="356" w:author="Navid Asmari Saadabad" w:date="2022-01-14T16:13:00Z">
        <w:r>
          <w:fldChar w:fldCharType="end"/>
        </w:r>
        <w:r w:rsidRPr="00BD40DB">
          <w:rPr>
            <w:rPrChange w:id="357" w:author="Navid Asmari Saadabad" w:date="2022-01-14T16:15:00Z">
              <w:rPr>
                <w:lang w:val="de-CH"/>
              </w:rPr>
            </w:rPrChange>
          </w:rPr>
          <w:t xml:space="preserve"> Block diagram of pid_main.vi</w:t>
        </w:r>
      </w:ins>
    </w:p>
    <w:p w14:paraId="6528C822" w14:textId="3BDCA17B" w:rsidR="003858F8" w:rsidRDefault="00BD40DB">
      <w:pPr>
        <w:jc w:val="both"/>
        <w:rPr>
          <w:ins w:id="358" w:author="Navid Asmari Saadabad" w:date="2022-01-14T16:27:00Z"/>
        </w:rPr>
        <w:pPrChange w:id="359" w:author="Navid Asmari Saadabad" w:date="2022-01-14T16:43:00Z">
          <w:pPr/>
        </w:pPrChange>
      </w:pPr>
      <w:ins w:id="360" w:author="Navid Asmari Saadabad" w:date="2022-01-14T16:14:00Z">
        <w:r>
          <w:t xml:space="preserve">Input is the process variable, and it first passes through a </w:t>
        </w:r>
      </w:ins>
      <w:ins w:id="361" w:author="Navid Asmari Saadabad" w:date="2022-01-14T16:17:00Z">
        <w:r>
          <w:t>subtraction block in which it is subtracted from the setpoint</w:t>
        </w:r>
      </w:ins>
      <w:ins w:id="362" w:author="Navid Asmari Saadabad" w:date="2022-01-14T16:18:00Z">
        <w:r w:rsidR="0060020C">
          <w:t xml:space="preserve"> to form the error signal</w:t>
        </w:r>
      </w:ins>
      <w:ins w:id="363" w:author="Navid Asmari Saadabad" w:date="2022-01-14T16:19:00Z">
        <w:r w:rsidR="0060020C">
          <w:t xml:space="preserve">. The error signal then passes through two parallel paths in which it is multiplied by a proportional </w:t>
        </w:r>
      </w:ins>
      <w:ins w:id="364" w:author="Navid Asmari Saadabad" w:date="2022-01-14T16:22:00Z">
        <w:r w:rsidR="00835D74">
          <w:t>(</w:t>
        </w:r>
        <w:proofErr w:type="spellStart"/>
        <w:r w:rsidR="00835D74">
          <w:t>pGain</w:t>
        </w:r>
        <w:proofErr w:type="spellEnd"/>
        <w:r w:rsidR="00835D74">
          <w:t xml:space="preserve">) </w:t>
        </w:r>
      </w:ins>
      <w:ins w:id="365" w:author="Navid Asmari Saadabad" w:date="2022-01-14T16:19:00Z">
        <w:r w:rsidR="0060020C">
          <w:t xml:space="preserve">and </w:t>
        </w:r>
      </w:ins>
      <w:ins w:id="366" w:author="Navid Asmari Saadabad" w:date="2022-01-14T16:22:00Z">
        <w:r w:rsidR="00835D74">
          <w:t xml:space="preserve">an </w:t>
        </w:r>
      </w:ins>
      <w:ins w:id="367" w:author="Navid Asmari Saadabad" w:date="2022-01-14T16:19:00Z">
        <w:r w:rsidR="0060020C">
          <w:t>integral gain</w:t>
        </w:r>
      </w:ins>
      <w:ins w:id="368" w:author="Navid Asmari Saadabad" w:date="2022-01-14T16:22:00Z">
        <w:r w:rsidR="00835D74">
          <w:t xml:space="preserve"> (</w:t>
        </w:r>
        <w:proofErr w:type="spellStart"/>
        <w:r w:rsidR="00835D74">
          <w:t>iGain</w:t>
        </w:r>
        <w:proofErr w:type="spellEnd"/>
        <w:r w:rsidR="00835D74">
          <w:t>)</w:t>
        </w:r>
      </w:ins>
      <w:ins w:id="369" w:author="Navid Asmari Saadabad" w:date="2022-01-14T16:19:00Z">
        <w:r w:rsidR="0060020C">
          <w:t>.</w:t>
        </w:r>
      </w:ins>
      <w:ins w:id="370" w:author="Navid Asmari Saadabad" w:date="2022-01-14T16:22:00Z">
        <w:r w:rsidR="00F22EBB">
          <w:t xml:space="preserve"> </w:t>
        </w:r>
      </w:ins>
      <w:ins w:id="371" w:author="Navid Asmari Saadabad" w:date="2022-01-14T16:23:00Z">
        <w:r w:rsidR="00F22EBB">
          <w:t xml:space="preserve">After the </w:t>
        </w:r>
        <w:proofErr w:type="spellStart"/>
        <w:r w:rsidR="00F22EBB">
          <w:t>inetgral</w:t>
        </w:r>
        <w:proofErr w:type="spellEnd"/>
        <w:r w:rsidR="00F22EBB">
          <w:t xml:space="preserve"> gain multiplier, an adder sums up the current data with the one from last </w:t>
        </w:r>
      </w:ins>
      <w:ins w:id="372" w:author="Navid Asmari Saadabad" w:date="2022-01-14T16:24:00Z">
        <w:r w:rsidR="00F22EBB">
          <w:t>cycle; in total, it acts as an integrator.</w:t>
        </w:r>
        <w:r w:rsidR="00F22EBB">
          <w:br/>
          <w:t>The two signals are then added and sent to the output of the</w:t>
        </w:r>
      </w:ins>
      <w:ins w:id="373" w:author="Navid Asmari Saadabad" w:date="2022-01-14T16:25:00Z">
        <w:r w:rsidR="00F22EBB">
          <w:t xml:space="preserve"> VI</w:t>
        </w:r>
        <w:r w:rsidR="00971192">
          <w:t xml:space="preserve"> </w:t>
        </w:r>
        <w:proofErr w:type="spellStart"/>
        <w:r w:rsidR="00971192">
          <w:t>togetehr</w:t>
        </w:r>
        <w:proofErr w:type="spellEnd"/>
        <w:r w:rsidR="00971192">
          <w:t xml:space="preserve"> with the error signal. Note that in this description, there was no manual motion. The rest of the </w:t>
        </w:r>
      </w:ins>
      <w:ins w:id="374" w:author="Navid Asmari Saadabad" w:date="2022-01-14T16:26:00Z">
        <w:r w:rsidR="00971192">
          <w:t xml:space="preserve">blocks that are placed on the top side of the VI are responsible for the manual motion of the Z actuator. They overwrite the PI output based on the </w:t>
        </w:r>
      </w:ins>
      <w:ins w:id="375" w:author="Navid Asmari Saadabad" w:date="2022-01-14T16:27:00Z">
        <w:r w:rsidR="00971192">
          <w:t>parameters that are sent from the host</w:t>
        </w:r>
        <w:r w:rsidR="00386C4A">
          <w:t xml:space="preserve"> (</w:t>
        </w:r>
        <w:proofErr w:type="spellStart"/>
        <w:r w:rsidR="00386C4A">
          <w:t>manualMotion</w:t>
        </w:r>
        <w:proofErr w:type="spellEnd"/>
        <w:r w:rsidR="00386C4A">
          <w:t>)</w:t>
        </w:r>
        <w:r w:rsidR="00971192">
          <w:t xml:space="preserve">. </w:t>
        </w:r>
      </w:ins>
      <w:ins w:id="376" w:author="Navid Asmari Saadabad" w:date="2022-01-14T16:19:00Z">
        <w:r w:rsidR="0060020C">
          <w:t xml:space="preserve"> </w:t>
        </w:r>
      </w:ins>
    </w:p>
    <w:p w14:paraId="1A2BCE5E" w14:textId="2A81EBAA" w:rsidR="00B71787" w:rsidRPr="00B71787" w:rsidRDefault="00B71787" w:rsidP="005E52E1">
      <w:pPr>
        <w:rPr>
          <w:ins w:id="377" w:author="Navid Asmari Saadabad" w:date="2022-01-14T16:28:00Z"/>
          <w:b/>
          <w:bCs/>
          <w:rPrChange w:id="378" w:author="Navid Asmari Saadabad" w:date="2022-01-14T16:28:00Z">
            <w:rPr>
              <w:ins w:id="379" w:author="Navid Asmari Saadabad" w:date="2022-01-14T16:28:00Z"/>
            </w:rPr>
          </w:rPrChange>
        </w:rPr>
      </w:pPr>
      <w:ins w:id="380" w:author="Navid Asmari Saadabad" w:date="2022-01-14T16:28:00Z">
        <w:r w:rsidRPr="00B71787">
          <w:rPr>
            <w:b/>
            <w:bCs/>
            <w:rPrChange w:id="381" w:author="Navid Asmari Saadabad" w:date="2022-01-14T16:28:00Z">
              <w:rPr/>
            </w:rPrChange>
          </w:rPr>
          <w:t>System Identification</w:t>
        </w:r>
      </w:ins>
    </w:p>
    <w:p w14:paraId="553A9BD1" w14:textId="0B3D6057" w:rsidR="00B71787" w:rsidRDefault="00F60941" w:rsidP="00F60941">
      <w:pPr>
        <w:jc w:val="both"/>
        <w:rPr>
          <w:ins w:id="382" w:author="Navid Asmari Saadabad" w:date="2022-01-14T16:46:00Z"/>
        </w:rPr>
      </w:pPr>
      <w:ins w:id="383" w:author="Navid Asmari Saadabad" w:date="2022-01-14T16:41:00Z">
        <w:r>
          <w:t xml:space="preserve">This VI </w:t>
        </w:r>
      </w:ins>
      <w:ins w:id="384" w:author="Navid Asmari Saadabad" w:date="2022-01-14T16:44:00Z">
        <w:r w:rsidR="00E96CFE">
          <w:t>(</w:t>
        </w:r>
        <w:proofErr w:type="spellStart"/>
        <w:r w:rsidR="00E96CFE">
          <w:t>sid_main</w:t>
        </w:r>
        <w:proofErr w:type="spellEnd"/>
        <w:r w:rsidR="00E96CFE">
          <w:t xml:space="preserve">) </w:t>
        </w:r>
      </w:ins>
      <w:ins w:id="385" w:author="Navid Asmari Saadabad" w:date="2022-01-14T16:41:00Z">
        <w:r>
          <w:t>is responsible for sending a Pseudo Random Binary Sequence (PRBS) to the act</w:t>
        </w:r>
      </w:ins>
      <w:ins w:id="386" w:author="Navid Asmari Saadabad" w:date="2022-01-14T16:42:00Z">
        <w:r>
          <w:t xml:space="preserve">uator to identify its dynamics which is used in </w:t>
        </w:r>
        <w:proofErr w:type="spellStart"/>
        <w:r>
          <w:t>LAController</w:t>
        </w:r>
        <w:proofErr w:type="spellEnd"/>
        <w:r>
          <w:t xml:space="preserve"> VI on host side. This means that in normal SPM operation (scanning a sample topo</w:t>
        </w:r>
      </w:ins>
      <w:ins w:id="387" w:author="Navid Asmari Saadabad" w:date="2022-01-14T16:43:00Z">
        <w:r>
          <w:t>graphy), this VI is bypassed. When it is used, it cuts the signal line and overwrites it</w:t>
        </w:r>
      </w:ins>
      <w:ins w:id="388" w:author="Navid Asmari Saadabad" w:date="2022-01-14T16:44:00Z">
        <w:r>
          <w:t>.</w:t>
        </w:r>
      </w:ins>
      <w:ins w:id="389" w:author="Navid Asmari Saadabad" w:date="2022-01-14T16:45:00Z">
        <w:r w:rsidR="00A25C73">
          <w:t xml:space="preserve"> Note that the line of signal always passe</w:t>
        </w:r>
      </w:ins>
      <w:ins w:id="390" w:author="Navid Asmari Saadabad" w:date="2022-01-14T16:46:00Z">
        <w:r w:rsidR="00A25C73">
          <w:t xml:space="preserve">s through this VI, but it is not always active. The controls that manage this VI from the host side are: </w:t>
        </w:r>
      </w:ins>
    </w:p>
    <w:p w14:paraId="62207C6C" w14:textId="77777777" w:rsidR="00A25C73" w:rsidRDefault="00A25C73">
      <w:pPr>
        <w:keepNext/>
        <w:rPr>
          <w:ins w:id="391" w:author="Navid Asmari Saadabad" w:date="2022-01-14T16:50:00Z"/>
        </w:rPr>
        <w:pPrChange w:id="392" w:author="Navid Asmari Saadabad" w:date="2022-01-14T16:50:00Z">
          <w:pPr/>
        </w:pPrChange>
      </w:pPr>
      <w:proofErr w:type="spellStart"/>
      <w:ins w:id="393" w:author="Navid Asmari Saadabad" w:date="2022-01-14T16:46:00Z">
        <w:r>
          <w:lastRenderedPageBreak/>
          <w:t>sid.</w:t>
        </w:r>
        <w:proofErr w:type="gramStart"/>
        <w:r>
          <w:t>p.params</w:t>
        </w:r>
        <w:proofErr w:type="spellEnd"/>
        <w:proofErr w:type="gramEnd"/>
        <w:r>
          <w:t xml:space="preserve"> : </w:t>
        </w:r>
      </w:ins>
      <w:ins w:id="394" w:author="Navid Asmari Saadabad" w:date="2022-01-14T16:47:00Z">
        <w:r>
          <w:t>contains the details of the identification signal</w:t>
        </w:r>
        <w:r>
          <w:br/>
        </w:r>
        <w:proofErr w:type="spellStart"/>
        <w:r>
          <w:t>sid.p.idSource</w:t>
        </w:r>
        <w:proofErr w:type="spellEnd"/>
        <w:r>
          <w:t xml:space="preserve"> : this chooses which sig</w:t>
        </w:r>
      </w:ins>
      <w:ins w:id="395" w:author="Navid Asmari Saadabad" w:date="2022-01-14T16:48:00Z">
        <w:r>
          <w:t>nal is used as the identification input (closed-loop or open-loop identification)</w:t>
        </w:r>
        <w:r>
          <w:br/>
          <w:t xml:space="preserve">The following </w:t>
        </w:r>
      </w:ins>
      <w:ins w:id="396" w:author="Navid Asmari Saadabad" w:date="2022-01-14T16:49:00Z">
        <w:r>
          <w:t xml:space="preserve">figure shows the block diagram of this VI: </w:t>
        </w:r>
        <w:r>
          <w:br/>
        </w:r>
      </w:ins>
      <w:ins w:id="397" w:author="Navid Asmari Saadabad" w:date="2022-01-14T16:50:00Z">
        <w:r>
          <w:rPr>
            <w:noProof/>
          </w:rPr>
          <w:drawing>
            <wp:inline distT="0" distB="0" distL="0" distR="0" wp14:anchorId="6C084692" wp14:editId="6E57510C">
              <wp:extent cx="4466492" cy="2207478"/>
              <wp:effectExtent l="0" t="0" r="444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84956" cy="2216604"/>
                      </a:xfrm>
                      <a:prstGeom prst="rect">
                        <a:avLst/>
                      </a:prstGeom>
                    </pic:spPr>
                  </pic:pic>
                </a:graphicData>
              </a:graphic>
            </wp:inline>
          </w:drawing>
        </w:r>
      </w:ins>
    </w:p>
    <w:p w14:paraId="3677CDA2" w14:textId="2DB9D94A" w:rsidR="00A25C73" w:rsidRPr="009138EB" w:rsidRDefault="00A25C73" w:rsidP="00A25C73">
      <w:pPr>
        <w:pStyle w:val="Caption"/>
        <w:rPr>
          <w:ins w:id="398" w:author="Navid Asmari Saadabad" w:date="2022-01-14T16:50:00Z"/>
          <w:rPrChange w:id="399" w:author="Navid Asmari Saadabad" w:date="2022-01-14T16:52:00Z">
            <w:rPr>
              <w:ins w:id="400" w:author="Navid Asmari Saadabad" w:date="2022-01-14T16:50:00Z"/>
              <w:lang w:val="de-CH"/>
            </w:rPr>
          </w:rPrChange>
        </w:rPr>
      </w:pPr>
      <w:ins w:id="401" w:author="Navid Asmari Saadabad" w:date="2022-01-14T16:50:00Z">
        <w:r>
          <w:t xml:space="preserve">Figure </w:t>
        </w:r>
        <w:r>
          <w:fldChar w:fldCharType="begin"/>
        </w:r>
        <w:r>
          <w:instrText xml:space="preserve"> SEQ Figure \* ARABIC </w:instrText>
        </w:r>
      </w:ins>
      <w:r>
        <w:fldChar w:fldCharType="separate"/>
      </w:r>
      <w:ins w:id="402" w:author="Navid Asmari Saadabad" w:date="2022-01-14T17:20:00Z">
        <w:r w:rsidR="005A2A33">
          <w:rPr>
            <w:noProof/>
          </w:rPr>
          <w:t>23</w:t>
        </w:r>
      </w:ins>
      <w:ins w:id="403" w:author="Navid Asmari Saadabad" w:date="2022-01-14T16:50:00Z">
        <w:r>
          <w:fldChar w:fldCharType="end"/>
        </w:r>
        <w:r w:rsidRPr="009138EB">
          <w:rPr>
            <w:rPrChange w:id="404" w:author="Navid Asmari Saadabad" w:date="2022-01-14T16:52:00Z">
              <w:rPr>
                <w:lang w:val="de-CH"/>
              </w:rPr>
            </w:rPrChange>
          </w:rPr>
          <w:t xml:space="preserve"> Block diagram of sid_main.vi</w:t>
        </w:r>
      </w:ins>
    </w:p>
    <w:p w14:paraId="5C6B610A" w14:textId="339B2964" w:rsidR="00A25C73" w:rsidRDefault="009138EB" w:rsidP="00A25C73">
      <w:pPr>
        <w:rPr>
          <w:ins w:id="405" w:author="Navid Asmari Saadabad" w:date="2022-01-14T16:53:00Z"/>
        </w:rPr>
      </w:pPr>
      <w:ins w:id="406" w:author="Navid Asmari Saadabad" w:date="2022-01-14T16:51:00Z">
        <w:r w:rsidRPr="009138EB">
          <w:rPr>
            <w:rPrChange w:id="407" w:author="Navid Asmari Saadabad" w:date="2022-01-14T16:52:00Z">
              <w:rPr>
                <w:lang w:val="de-CH"/>
              </w:rPr>
            </w:rPrChange>
          </w:rPr>
          <w:t xml:space="preserve">The FIFOs </w:t>
        </w:r>
      </w:ins>
      <w:ins w:id="408" w:author="Navid Asmari Saadabad" w:date="2022-01-14T16:52:00Z">
        <w:r>
          <w:t>(</w:t>
        </w:r>
        <w:proofErr w:type="spellStart"/>
        <w:r w:rsidRPr="00E35295">
          <w:rPr>
            <w:i/>
            <w:iCs/>
            <w:rPrChange w:id="409" w:author="Navid Asmari Saadabad" w:date="2022-01-14T17:00:00Z">
              <w:rPr/>
            </w:rPrChange>
          </w:rPr>
          <w:t>se.sid-</w:t>
        </w:r>
        <w:proofErr w:type="gramStart"/>
        <w:r w:rsidRPr="00E35295">
          <w:rPr>
            <w:i/>
            <w:iCs/>
            <w:rPrChange w:id="410" w:author="Navid Asmari Saadabad" w:date="2022-01-14T17:00:00Z">
              <w:rPr/>
            </w:rPrChange>
          </w:rPr>
          <w:t>sid.recordLateral</w:t>
        </w:r>
        <w:proofErr w:type="spellEnd"/>
        <w:proofErr w:type="gramEnd"/>
        <w:r>
          <w:t xml:space="preserve"> and </w:t>
        </w:r>
        <w:proofErr w:type="spellStart"/>
        <w:r w:rsidRPr="00E35295">
          <w:rPr>
            <w:i/>
            <w:iCs/>
            <w:rPrChange w:id="411" w:author="Navid Asmari Saadabad" w:date="2022-01-14T17:01:00Z">
              <w:rPr/>
            </w:rPrChange>
          </w:rPr>
          <w:t>sid-hdt.int.t.idVar</w:t>
        </w:r>
        <w:proofErr w:type="spellEnd"/>
        <w:r>
          <w:t xml:space="preserve">) </w:t>
        </w:r>
      </w:ins>
      <w:ins w:id="412" w:author="Navid Asmari Saadabad" w:date="2022-01-14T16:51:00Z">
        <w:r w:rsidRPr="009138EB">
          <w:rPr>
            <w:rPrChange w:id="413" w:author="Navid Asmari Saadabad" w:date="2022-01-14T16:52:00Z">
              <w:rPr>
                <w:lang w:val="de-CH"/>
              </w:rPr>
            </w:rPrChange>
          </w:rPr>
          <w:t>inside the VI are used to transfer data between host and target when the VI is in action.</w:t>
        </w:r>
      </w:ins>
    </w:p>
    <w:p w14:paraId="628FB70B" w14:textId="3415773A" w:rsidR="009138EB" w:rsidRPr="00C0592C" w:rsidRDefault="005574D9" w:rsidP="00A25C73">
      <w:pPr>
        <w:rPr>
          <w:ins w:id="414" w:author="Navid Asmari Saadabad" w:date="2022-01-14T16:56:00Z"/>
          <w:b/>
          <w:bCs/>
          <w:rPrChange w:id="415" w:author="Navid Asmari Saadabad" w:date="2022-01-14T16:57:00Z">
            <w:rPr>
              <w:ins w:id="416" w:author="Navid Asmari Saadabad" w:date="2022-01-14T16:56:00Z"/>
            </w:rPr>
          </w:rPrChange>
        </w:rPr>
      </w:pPr>
      <w:ins w:id="417" w:author="Navid Asmari Saadabad" w:date="2022-01-14T16:56:00Z">
        <w:r w:rsidRPr="00C0592C">
          <w:rPr>
            <w:b/>
            <w:bCs/>
            <w:rPrChange w:id="418" w:author="Navid Asmari Saadabad" w:date="2022-01-14T16:57:00Z">
              <w:rPr/>
            </w:rPrChange>
          </w:rPr>
          <w:t>High-Order Controller</w:t>
        </w:r>
      </w:ins>
    </w:p>
    <w:p w14:paraId="33A79886" w14:textId="77777777" w:rsidR="00AD5D55" w:rsidRDefault="003257BB">
      <w:pPr>
        <w:jc w:val="both"/>
        <w:rPr>
          <w:ins w:id="419" w:author="Navid Asmari Saadabad" w:date="2022-01-14T17:27:00Z"/>
        </w:rPr>
        <w:pPrChange w:id="420" w:author="Navid Asmari Saadabad" w:date="2022-01-14T17:27:00Z">
          <w:pPr/>
        </w:pPrChange>
      </w:pPr>
      <w:ins w:id="421" w:author="Navid Asmari Saadabad" w:date="2022-01-14T16:57:00Z">
        <w:r>
          <w:t xml:space="preserve">This part of the code is used to filter the height signal based on the </w:t>
        </w:r>
      </w:ins>
      <w:ins w:id="422" w:author="Navid Asmari Saadabad" w:date="2022-01-14T17:00:00Z">
        <w:r w:rsidR="007A554C">
          <w:t xml:space="preserve">dynamics that are designed in the </w:t>
        </w:r>
        <w:proofErr w:type="spellStart"/>
        <w:r w:rsidR="007A554C">
          <w:t>LAController</w:t>
        </w:r>
        <w:proofErr w:type="spellEnd"/>
        <w:r w:rsidR="007A554C">
          <w:t xml:space="preserve"> VI on the host. </w:t>
        </w:r>
      </w:ins>
      <w:ins w:id="423" w:author="Navid Asmari Saadabad" w:date="2022-01-14T17:07:00Z">
        <w:r w:rsidR="00073B57">
          <w:t>This Vis (flt_sos8xblock.vi)</w:t>
        </w:r>
      </w:ins>
      <w:ins w:id="424" w:author="Navid Asmari Saadabad" w:date="2022-01-14T17:01:00Z">
        <w:r w:rsidR="00184D5E">
          <w:t xml:space="preserve"> input and output are the height signals before and after filtering. </w:t>
        </w:r>
        <w:r w:rsidR="002347E6">
          <w:t xml:space="preserve">There are three main </w:t>
        </w:r>
        <w:proofErr w:type="spellStart"/>
        <w:r w:rsidR="002347E6">
          <w:t>parametrs</w:t>
        </w:r>
        <w:proofErr w:type="spellEnd"/>
        <w:r w:rsidR="002347E6">
          <w:t xml:space="preserve"> </w:t>
        </w:r>
      </w:ins>
      <w:ins w:id="425" w:author="Navid Asmari Saadabad" w:date="2022-01-14T17:02:00Z">
        <w:r w:rsidR="002347E6">
          <w:t xml:space="preserve">that </w:t>
        </w:r>
      </w:ins>
      <w:ins w:id="426" w:author="Navid Asmari Saadabad" w:date="2022-01-14T17:03:00Z">
        <w:r w:rsidR="003139F9">
          <w:t xml:space="preserve">regulate its functionality. </w:t>
        </w:r>
      </w:ins>
    </w:p>
    <w:p w14:paraId="30540A5B" w14:textId="6119BE54" w:rsidR="00EC1FCB" w:rsidRDefault="003139F9" w:rsidP="00A25C73">
      <w:pPr>
        <w:rPr>
          <w:ins w:id="427" w:author="Navid Asmari Saadabad" w:date="2022-01-14T17:06:00Z"/>
        </w:rPr>
      </w:pPr>
      <w:proofErr w:type="gramStart"/>
      <w:ins w:id="428" w:author="Navid Asmari Saadabad" w:date="2022-01-14T17:03:00Z">
        <w:r>
          <w:t>flt.bypass</w:t>
        </w:r>
        <w:proofErr w:type="gramEnd"/>
        <w:r>
          <w:t>1 : a</w:t>
        </w:r>
      </w:ins>
      <w:ins w:id="429" w:author="Navid Asmari Saadabad" w:date="2022-01-14T17:04:00Z">
        <w:r>
          <w:t xml:space="preserve">n array of </w:t>
        </w:r>
        <w:proofErr w:type="spellStart"/>
        <w:r>
          <w:t>booleans</w:t>
        </w:r>
        <w:proofErr w:type="spellEnd"/>
        <w:r>
          <w:t xml:space="preserve"> that activate/deactivate the blocks inside the VI</w:t>
        </w:r>
        <w:r>
          <w:br/>
          <w:t xml:space="preserve">flt.p.anot8x : </w:t>
        </w:r>
      </w:ins>
      <w:ins w:id="430" w:author="Navid Asmari Saadabad" w:date="2022-01-14T17:05:00Z">
        <w:r w:rsidR="00186312">
          <w:t>an array of size 16, which has 8 pairs of parameters that correspond to the denominator coefficients of the filters</w:t>
        </w:r>
      </w:ins>
      <w:ins w:id="431" w:author="Navid Asmari Saadabad" w:date="2022-01-14T16:57:00Z">
        <w:r w:rsidR="00874C96">
          <w:br/>
        </w:r>
      </w:ins>
      <w:ins w:id="432" w:author="Navid Asmari Saadabad" w:date="2022-01-14T17:05:00Z">
        <w:r w:rsidR="00186312">
          <w:t xml:space="preserve">flt.p.b8x : an array of size 24, which has 8 pairs of parameters that correspond to the </w:t>
        </w:r>
      </w:ins>
      <w:ins w:id="433" w:author="Navid Asmari Saadabad" w:date="2022-01-14T17:06:00Z">
        <w:r w:rsidR="00186312">
          <w:t>numerator</w:t>
        </w:r>
      </w:ins>
      <w:ins w:id="434" w:author="Navid Asmari Saadabad" w:date="2022-01-14T17:05:00Z">
        <w:r w:rsidR="00186312">
          <w:t xml:space="preserve"> coefficients of the filters</w:t>
        </w:r>
      </w:ins>
      <w:ins w:id="435" w:author="Navid Asmari Saadabad" w:date="2022-01-14T17:06:00Z">
        <w:r w:rsidR="004D7081">
          <w:br/>
          <w:t xml:space="preserve">The following figure shows the </w:t>
        </w:r>
        <w:r w:rsidR="00EC1FCB">
          <w:t>block diagram of this VI:</w:t>
        </w:r>
      </w:ins>
    </w:p>
    <w:p w14:paraId="15FAC9F2" w14:textId="77777777" w:rsidR="00553C0A" w:rsidRDefault="00553C0A">
      <w:pPr>
        <w:keepNext/>
        <w:rPr>
          <w:ins w:id="436" w:author="Navid Asmari Saadabad" w:date="2022-01-14T17:08:00Z"/>
        </w:rPr>
        <w:pPrChange w:id="437" w:author="Navid Asmari Saadabad" w:date="2022-01-14T17:08:00Z">
          <w:pPr/>
        </w:pPrChange>
      </w:pPr>
      <w:ins w:id="438" w:author="Navid Asmari Saadabad" w:date="2022-01-14T17:07:00Z">
        <w:r>
          <w:rPr>
            <w:noProof/>
          </w:rPr>
          <w:drawing>
            <wp:inline distT="0" distB="0" distL="0" distR="0" wp14:anchorId="235684FF" wp14:editId="14FFB93A">
              <wp:extent cx="4642338" cy="1940755"/>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53301" cy="1945338"/>
                      </a:xfrm>
                      <a:prstGeom prst="rect">
                        <a:avLst/>
                      </a:prstGeom>
                    </pic:spPr>
                  </pic:pic>
                </a:graphicData>
              </a:graphic>
            </wp:inline>
          </w:drawing>
        </w:r>
      </w:ins>
    </w:p>
    <w:p w14:paraId="4A2ED39E" w14:textId="0FBC7475" w:rsidR="00553C0A" w:rsidRDefault="00553C0A">
      <w:pPr>
        <w:pStyle w:val="Caption"/>
        <w:rPr>
          <w:ins w:id="439" w:author="Navid Asmari Saadabad" w:date="2022-01-14T17:08:00Z"/>
        </w:rPr>
        <w:pPrChange w:id="440" w:author="Navid Asmari Saadabad" w:date="2022-01-14T17:08:00Z">
          <w:pPr/>
        </w:pPrChange>
      </w:pPr>
      <w:ins w:id="441" w:author="Navid Asmari Saadabad" w:date="2022-01-14T17:08:00Z">
        <w:r>
          <w:t xml:space="preserve">Figure </w:t>
        </w:r>
        <w:r>
          <w:fldChar w:fldCharType="begin"/>
        </w:r>
        <w:r>
          <w:instrText xml:space="preserve"> SEQ Figure \* ARABIC </w:instrText>
        </w:r>
      </w:ins>
      <w:r>
        <w:fldChar w:fldCharType="separate"/>
      </w:r>
      <w:ins w:id="442" w:author="Navid Asmari Saadabad" w:date="2022-01-14T17:20:00Z">
        <w:r w:rsidR="005A2A33">
          <w:rPr>
            <w:noProof/>
          </w:rPr>
          <w:t>24</w:t>
        </w:r>
      </w:ins>
      <w:ins w:id="443" w:author="Navid Asmari Saadabad" w:date="2022-01-14T17:08:00Z">
        <w:r>
          <w:fldChar w:fldCharType="end"/>
        </w:r>
        <w:r w:rsidRPr="00553C0A">
          <w:rPr>
            <w:rPrChange w:id="444" w:author="Navid Asmari Saadabad" w:date="2022-01-14T17:08:00Z">
              <w:rPr>
                <w:lang w:val="de-CH"/>
              </w:rPr>
            </w:rPrChange>
          </w:rPr>
          <w:t xml:space="preserve"> Block diagram of flt_sos8xblock.vi</w:t>
        </w:r>
      </w:ins>
    </w:p>
    <w:p w14:paraId="49893F7F" w14:textId="1E76DB13" w:rsidR="00E22735" w:rsidRDefault="00553C0A" w:rsidP="00E22735">
      <w:pPr>
        <w:rPr>
          <w:ins w:id="445" w:author="Navid Asmari Saadabad" w:date="2022-01-14T17:14:00Z"/>
        </w:rPr>
      </w:pPr>
      <w:ins w:id="446" w:author="Navid Asmari Saadabad" w:date="2022-01-14T17:08:00Z">
        <w:r>
          <w:lastRenderedPageBreak/>
          <w:t xml:space="preserve">As seen in the figure, it consists of 8 similar blocks (sos.vi) </w:t>
        </w:r>
      </w:ins>
      <w:ins w:id="447" w:author="Navid Asmari Saadabad" w:date="2022-01-14T17:09:00Z">
        <w:r>
          <w:t xml:space="preserve">each of which can be used to create the dynamics of a second-order-system (SOS). There are no FIFOs involved in this VI and it is easily replicable to anywhere that needs </w:t>
        </w:r>
      </w:ins>
      <w:ins w:id="448" w:author="Navid Asmari Saadabad" w:date="2022-01-14T17:10:00Z">
        <w:r w:rsidR="00B472E7">
          <w:t xml:space="preserve">linear </w:t>
        </w:r>
        <w:r>
          <w:t>dynamics</w:t>
        </w:r>
        <w:r w:rsidR="00B472E7">
          <w:t xml:space="preserve"> added to the signal</w:t>
        </w:r>
        <w:r>
          <w:t>.</w:t>
        </w:r>
      </w:ins>
      <w:ins w:id="449" w:author="Navid Asmari Saadabad" w:date="2022-01-14T17:13:00Z">
        <w:r w:rsidR="002E6EDF">
          <w:t xml:space="preserve"> In this VI, </w:t>
        </w:r>
        <w:proofErr w:type="spellStart"/>
        <w:r w:rsidR="002E6EDF">
          <w:t>anot</w:t>
        </w:r>
        <w:proofErr w:type="spellEnd"/>
        <w:r w:rsidR="002E6EDF">
          <w:t xml:space="preserve"> has the coefficients for the denominator of the second-order blocks and b has the coefficients for the nume</w:t>
        </w:r>
      </w:ins>
      <w:ins w:id="450" w:author="Navid Asmari Saadabad" w:date="2022-01-14T17:14:00Z">
        <w:r w:rsidR="002E6EDF">
          <w:t xml:space="preserve">rator of the dynamics. </w:t>
        </w:r>
      </w:ins>
      <w:ins w:id="451" w:author="Navid Asmari Saadabad" w:date="2022-01-14T17:10:00Z">
        <w:r>
          <w:t xml:space="preserve"> </w:t>
        </w:r>
      </w:ins>
    </w:p>
    <w:p w14:paraId="50BF3394" w14:textId="7E59670D" w:rsidR="00E22735" w:rsidRPr="00CF6602" w:rsidRDefault="00E22735" w:rsidP="00E22735">
      <w:pPr>
        <w:rPr>
          <w:ins w:id="452" w:author="Navid Asmari Saadabad" w:date="2022-01-14T17:15:00Z"/>
          <w:b/>
          <w:bCs/>
          <w:rPrChange w:id="453" w:author="Navid Asmari Saadabad" w:date="2022-01-14T17:17:00Z">
            <w:rPr>
              <w:ins w:id="454" w:author="Navid Asmari Saadabad" w:date="2022-01-14T17:15:00Z"/>
            </w:rPr>
          </w:rPrChange>
        </w:rPr>
      </w:pPr>
      <w:ins w:id="455" w:author="Navid Asmari Saadabad" w:date="2022-01-14T17:15:00Z">
        <w:r w:rsidRPr="00CF6602">
          <w:rPr>
            <w:b/>
            <w:bCs/>
            <w:rPrChange w:id="456" w:author="Navid Asmari Saadabad" w:date="2022-01-14T17:17:00Z">
              <w:rPr/>
            </w:rPrChange>
          </w:rPr>
          <w:t>Custom Filter</w:t>
        </w:r>
      </w:ins>
    </w:p>
    <w:p w14:paraId="242300E1" w14:textId="77777777" w:rsidR="00AD5D55" w:rsidRDefault="00E22735" w:rsidP="00AD5D55">
      <w:pPr>
        <w:keepNext/>
        <w:jc w:val="both"/>
        <w:rPr>
          <w:ins w:id="457" w:author="Navid Asmari Saadabad" w:date="2022-01-14T17:26:00Z"/>
        </w:rPr>
      </w:pPr>
      <w:ins w:id="458" w:author="Navid Asmari Saadabad" w:date="2022-01-14T17:15:00Z">
        <w:r>
          <w:t>This VI (</w:t>
        </w:r>
      </w:ins>
      <w:ins w:id="459" w:author="Navid Asmari Saadabad" w:date="2022-01-14T17:16:00Z">
        <w:r>
          <w:t>flt_sos8xblock.vi</w:t>
        </w:r>
      </w:ins>
      <w:ins w:id="460" w:author="Navid Asmari Saadabad" w:date="2022-01-14T17:15:00Z">
        <w:r>
          <w:t xml:space="preserve">) has a </w:t>
        </w:r>
        <w:proofErr w:type="spellStart"/>
        <w:r>
          <w:t>strucutre</w:t>
        </w:r>
        <w:proofErr w:type="spellEnd"/>
        <w:r>
          <w:t xml:space="preserve"> similar to the high-order controller with the difference that it has </w:t>
        </w:r>
      </w:ins>
      <w:ins w:id="461" w:author="Navid Asmari Saadabad" w:date="2022-01-14T17:17:00Z">
        <w:r w:rsidR="00CF6602">
          <w:t>fewer</w:t>
        </w:r>
      </w:ins>
      <w:ins w:id="462" w:author="Navid Asmari Saadabad" w:date="2022-01-14T17:15:00Z">
        <w:r>
          <w:t xml:space="preserve"> number of SOS blocks. </w:t>
        </w:r>
      </w:ins>
      <w:ins w:id="463" w:author="Navid Asmari Saadabad" w:date="2022-01-14T17:16:00Z">
        <w:r w:rsidR="00001AE9">
          <w:t xml:space="preserve">It is used to run custom filters (low-pass, high-pass, or band-pass) </w:t>
        </w:r>
      </w:ins>
      <w:ins w:id="464" w:author="Navid Asmari Saadabad" w:date="2022-01-14T17:17:00Z">
        <w:r w:rsidR="00001AE9">
          <w:t xml:space="preserve">on the output signal. </w:t>
        </w:r>
        <w:r w:rsidR="00760B2D">
          <w:t>The parameters that control its functionality are</w:t>
        </w:r>
      </w:ins>
      <w:ins w:id="465" w:author="Navid Asmari Saadabad" w:date="2022-01-14T17:26:00Z">
        <w:r w:rsidR="00AD5D55">
          <w:t>:</w:t>
        </w:r>
      </w:ins>
      <w:ins w:id="466" w:author="Navid Asmari Saadabad" w:date="2022-01-14T17:17:00Z">
        <w:r w:rsidR="00760B2D">
          <w:t xml:space="preserve"> </w:t>
        </w:r>
      </w:ins>
    </w:p>
    <w:p w14:paraId="45DF538F" w14:textId="2FDF49E7" w:rsidR="005A2A33" w:rsidRDefault="00760B2D">
      <w:pPr>
        <w:keepNext/>
        <w:rPr>
          <w:ins w:id="467" w:author="Navid Asmari Saadabad" w:date="2022-01-14T17:20:00Z"/>
        </w:rPr>
        <w:pPrChange w:id="468" w:author="Navid Asmari Saadabad" w:date="2022-01-14T17:26:00Z">
          <w:pPr/>
        </w:pPrChange>
      </w:pPr>
      <w:proofErr w:type="gramStart"/>
      <w:ins w:id="469" w:author="Navid Asmari Saadabad" w:date="2022-01-14T17:17:00Z">
        <w:r>
          <w:t>flt.bypass</w:t>
        </w:r>
      </w:ins>
      <w:proofErr w:type="gramEnd"/>
      <w:ins w:id="470" w:author="Navid Asmari Saadabad" w:date="2022-01-14T17:18:00Z">
        <w:r>
          <w:t>2</w:t>
        </w:r>
      </w:ins>
      <w:ins w:id="471" w:author="Navid Asmari Saadabad" w:date="2022-01-14T17:17:00Z">
        <w:r>
          <w:t xml:space="preserve"> : an array of </w:t>
        </w:r>
        <w:proofErr w:type="spellStart"/>
        <w:r>
          <w:t>booleans</w:t>
        </w:r>
      </w:ins>
      <w:proofErr w:type="spellEnd"/>
      <w:ins w:id="472" w:author="Navid Asmari Saadabad" w:date="2022-01-14T17:18:00Z">
        <w:r>
          <w:t xml:space="preserve"> (4)</w:t>
        </w:r>
      </w:ins>
      <w:ins w:id="473" w:author="Navid Asmari Saadabad" w:date="2022-01-14T17:17:00Z">
        <w:r>
          <w:t xml:space="preserve"> that activate/deactivate the blocks inside the VI</w:t>
        </w:r>
        <w:r>
          <w:br/>
          <w:t>flt.p.anot</w:t>
        </w:r>
      </w:ins>
      <w:ins w:id="474" w:author="Navid Asmari Saadabad" w:date="2022-01-14T17:18:00Z">
        <w:r>
          <w:t>4</w:t>
        </w:r>
      </w:ins>
      <w:ins w:id="475" w:author="Navid Asmari Saadabad" w:date="2022-01-14T17:17:00Z">
        <w:r>
          <w:t xml:space="preserve">x : an array of size </w:t>
        </w:r>
      </w:ins>
      <w:ins w:id="476" w:author="Navid Asmari Saadabad" w:date="2022-01-14T17:18:00Z">
        <w:r w:rsidR="003006E8">
          <w:t>8</w:t>
        </w:r>
      </w:ins>
      <w:ins w:id="477" w:author="Navid Asmari Saadabad" w:date="2022-01-14T17:17:00Z">
        <w:r>
          <w:t xml:space="preserve">, which has </w:t>
        </w:r>
      </w:ins>
      <w:ins w:id="478" w:author="Navid Asmari Saadabad" w:date="2022-01-14T17:18:00Z">
        <w:r w:rsidR="003006E8">
          <w:t>4</w:t>
        </w:r>
      </w:ins>
      <w:ins w:id="479" w:author="Navid Asmari Saadabad" w:date="2022-01-14T17:17:00Z">
        <w:r>
          <w:t xml:space="preserve"> pairs of parameters that correspond to the denominator coefficients of the filters</w:t>
        </w:r>
        <w:r>
          <w:br/>
          <w:t>flt.p.b</w:t>
        </w:r>
      </w:ins>
      <w:ins w:id="480" w:author="Navid Asmari Saadabad" w:date="2022-01-14T17:18:00Z">
        <w:r>
          <w:t>4</w:t>
        </w:r>
      </w:ins>
      <w:ins w:id="481" w:author="Navid Asmari Saadabad" w:date="2022-01-14T17:17:00Z">
        <w:r>
          <w:t xml:space="preserve">x : an array of size </w:t>
        </w:r>
      </w:ins>
      <w:ins w:id="482" w:author="Navid Asmari Saadabad" w:date="2022-01-14T17:18:00Z">
        <w:r w:rsidR="003006E8">
          <w:t>12</w:t>
        </w:r>
      </w:ins>
      <w:ins w:id="483" w:author="Navid Asmari Saadabad" w:date="2022-01-14T17:17:00Z">
        <w:r>
          <w:t xml:space="preserve">, which has </w:t>
        </w:r>
      </w:ins>
      <w:ins w:id="484" w:author="Navid Asmari Saadabad" w:date="2022-01-14T17:18:00Z">
        <w:r w:rsidR="003006E8">
          <w:t>4</w:t>
        </w:r>
      </w:ins>
      <w:ins w:id="485" w:author="Navid Asmari Saadabad" w:date="2022-01-14T17:17:00Z">
        <w:r>
          <w:t xml:space="preserve"> pairs of parameters that correspond to the numerator coefficients of the filters</w:t>
        </w:r>
      </w:ins>
      <w:ins w:id="486" w:author="Navid Asmari Saadabad" w:date="2022-01-14T17:18:00Z">
        <w:r w:rsidR="005A2A33">
          <w:br/>
          <w:t xml:space="preserve">The following figure shows the block diagram of this VI: </w:t>
        </w:r>
      </w:ins>
      <w:ins w:id="487" w:author="Navid Asmari Saadabad" w:date="2022-01-14T17:17:00Z">
        <w:r>
          <w:br/>
        </w:r>
      </w:ins>
      <w:ins w:id="488" w:author="Navid Asmari Saadabad" w:date="2022-01-14T17:19:00Z">
        <w:r w:rsidR="005A2A33">
          <w:rPr>
            <w:noProof/>
          </w:rPr>
          <w:drawing>
            <wp:inline distT="0" distB="0" distL="0" distR="0" wp14:anchorId="54936DC8" wp14:editId="59802EE4">
              <wp:extent cx="4372708" cy="173647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84994" cy="1741349"/>
                      </a:xfrm>
                      <a:prstGeom prst="rect">
                        <a:avLst/>
                      </a:prstGeom>
                    </pic:spPr>
                  </pic:pic>
                </a:graphicData>
              </a:graphic>
            </wp:inline>
          </w:drawing>
        </w:r>
      </w:ins>
    </w:p>
    <w:p w14:paraId="134D2AC8" w14:textId="79DA3B6D" w:rsidR="00186312" w:rsidRDefault="005A2A33">
      <w:pPr>
        <w:pStyle w:val="Caption"/>
        <w:rPr>
          <w:ins w:id="489" w:author="Navid Asmari Saadabad" w:date="2022-01-14T16:57:00Z"/>
        </w:rPr>
        <w:pPrChange w:id="490" w:author="Navid Asmari Saadabad" w:date="2022-01-14T17:20:00Z">
          <w:pPr/>
        </w:pPrChange>
      </w:pPr>
      <w:ins w:id="491" w:author="Navid Asmari Saadabad" w:date="2022-01-14T17:20:00Z">
        <w:r>
          <w:t xml:space="preserve">Figure </w:t>
        </w:r>
        <w:r>
          <w:fldChar w:fldCharType="begin"/>
        </w:r>
        <w:r>
          <w:instrText xml:space="preserve"> SEQ Figure \* ARABIC </w:instrText>
        </w:r>
      </w:ins>
      <w:r>
        <w:fldChar w:fldCharType="separate"/>
      </w:r>
      <w:ins w:id="492" w:author="Navid Asmari Saadabad" w:date="2022-01-14T17:20:00Z">
        <w:r>
          <w:rPr>
            <w:noProof/>
          </w:rPr>
          <w:t>25</w:t>
        </w:r>
        <w:r>
          <w:fldChar w:fldCharType="end"/>
        </w:r>
        <w:r w:rsidRPr="00276C39">
          <w:rPr>
            <w:rPrChange w:id="493" w:author="Navid Asmari Saadabad" w:date="2022-01-14T17:20:00Z">
              <w:rPr>
                <w:lang w:val="de-CH"/>
              </w:rPr>
            </w:rPrChange>
          </w:rPr>
          <w:t xml:space="preserve"> Block diagram of flt_sos8xblock.vi</w:t>
        </w:r>
      </w:ins>
    </w:p>
    <w:p w14:paraId="33491CDA" w14:textId="3E5060A3" w:rsidR="0069498F" w:rsidRDefault="0069498F">
      <w:pPr>
        <w:jc w:val="both"/>
        <w:rPr>
          <w:ins w:id="494" w:author="Navid Asmari Saadabad" w:date="2022-01-14T17:24:00Z"/>
        </w:rPr>
        <w:pPrChange w:id="495" w:author="Navid Asmari Saadabad" w:date="2022-01-14T17:26:00Z">
          <w:pPr/>
        </w:pPrChange>
      </w:pPr>
      <w:ins w:id="496" w:author="Navid Asmari Saadabad" w:date="2022-01-14T17:20:00Z">
        <w:r>
          <w:t xml:space="preserve">The </w:t>
        </w:r>
      </w:ins>
      <w:ins w:id="497" w:author="Navid Asmari Saadabad" w:date="2022-01-14T17:21:00Z">
        <w:r>
          <w:t>whole PID Calculation and height control loop runs at the target base clock. However, the signal gets updat</w:t>
        </w:r>
      </w:ins>
      <w:ins w:id="498" w:author="Navid Asmari Saadabad" w:date="2022-01-14T17:22:00Z">
        <w:r>
          <w:t>ed only when the input signal (</w:t>
        </w:r>
        <w:proofErr w:type="spellStart"/>
        <w:r w:rsidRPr="0069498F">
          <w:rPr>
            <w:i/>
            <w:iCs/>
            <w:rPrChange w:id="499" w:author="Navid Asmari Saadabad" w:date="2022-01-14T17:22:00Z">
              <w:rPr/>
            </w:rPrChange>
          </w:rPr>
          <w:t>fb.</w:t>
        </w:r>
        <w:proofErr w:type="gramStart"/>
        <w:r w:rsidRPr="0069498F">
          <w:rPr>
            <w:i/>
            <w:iCs/>
            <w:rPrChange w:id="500" w:author="Navid Asmari Saadabad" w:date="2022-01-14T17:22:00Z">
              <w:rPr/>
            </w:rPrChange>
          </w:rPr>
          <w:t>t.procVar</w:t>
        </w:r>
        <w:proofErr w:type="spellEnd"/>
        <w:proofErr w:type="gramEnd"/>
        <w:r>
          <w:t>) is valid. This point can be s</w:t>
        </w:r>
      </w:ins>
      <w:ins w:id="501" w:author="Navid Asmari Saadabad" w:date="2022-01-14T17:23:00Z">
        <w:r>
          <w:t xml:space="preserve">een in the fact that all the blocks inside the </w:t>
        </w:r>
        <w:r w:rsidR="00FA7E89">
          <w:t>loop are connected together with handshaking.</w:t>
        </w:r>
        <w:r w:rsidR="007C255B">
          <w:t xml:space="preserve"> A new output will be prepared only when a new input is ready. </w:t>
        </w:r>
      </w:ins>
    </w:p>
    <w:p w14:paraId="331C4EEF" w14:textId="77777777" w:rsidR="00D80E5E" w:rsidRDefault="007C255B" w:rsidP="00D80E5E">
      <w:pPr>
        <w:jc w:val="both"/>
        <w:rPr>
          <w:ins w:id="502" w:author="Navid Asmari Saadabad" w:date="2022-01-14T17:28:00Z"/>
        </w:rPr>
      </w:pPr>
      <w:ins w:id="503" w:author="Navid Asmari Saadabad" w:date="2022-01-14T17:24:00Z">
        <w:r>
          <w:t xml:space="preserve">In the block, there are two points where the signal is written </w:t>
        </w:r>
        <w:r w:rsidR="00702CDC">
          <w:t xml:space="preserve">into FIFOs. These two FIFOs are </w:t>
        </w:r>
        <w:r w:rsidR="00702CDC" w:rsidRPr="003830CB">
          <w:rPr>
            <w:i/>
            <w:iCs/>
            <w:rPrChange w:id="504" w:author="Navid Asmari Saadabad" w:date="2022-01-14T17:25:00Z">
              <w:rPr/>
            </w:rPrChange>
          </w:rPr>
          <w:t>fb-</w:t>
        </w:r>
        <w:proofErr w:type="spellStart"/>
        <w:r w:rsidR="00702CDC" w:rsidRPr="003830CB">
          <w:rPr>
            <w:i/>
            <w:iCs/>
            <w:rPrChange w:id="505" w:author="Navid Asmari Saadabad" w:date="2022-01-14T17:25:00Z">
              <w:rPr/>
            </w:rPrChange>
          </w:rPr>
          <w:t>hdt.</w:t>
        </w:r>
        <w:proofErr w:type="gramStart"/>
        <w:r w:rsidR="00702CDC" w:rsidRPr="003830CB">
          <w:rPr>
            <w:i/>
            <w:iCs/>
            <w:rPrChange w:id="506" w:author="Navid Asmari Saadabad" w:date="2022-01-14T17:25:00Z">
              <w:rPr/>
            </w:rPrChange>
          </w:rPr>
          <w:t>t.error</w:t>
        </w:r>
      </w:ins>
      <w:proofErr w:type="spellEnd"/>
      <w:proofErr w:type="gramEnd"/>
      <w:ins w:id="507" w:author="Navid Asmari Saadabad" w:date="2022-01-14T17:25:00Z">
        <w:r w:rsidR="00702CDC">
          <w:t xml:space="preserve"> and </w:t>
        </w:r>
        <w:r w:rsidR="00702CDC" w:rsidRPr="003830CB">
          <w:rPr>
            <w:i/>
            <w:iCs/>
            <w:rPrChange w:id="508" w:author="Navid Asmari Saadabad" w:date="2022-01-14T17:25:00Z">
              <w:rPr/>
            </w:rPrChange>
          </w:rPr>
          <w:t>fb-</w:t>
        </w:r>
        <w:proofErr w:type="spellStart"/>
        <w:r w:rsidR="00702CDC" w:rsidRPr="003830CB">
          <w:rPr>
            <w:i/>
            <w:iCs/>
            <w:rPrChange w:id="509" w:author="Navid Asmari Saadabad" w:date="2022-01-14T17:25:00Z">
              <w:rPr/>
            </w:rPrChange>
          </w:rPr>
          <w:t>hdt.t.height</w:t>
        </w:r>
        <w:proofErr w:type="spellEnd"/>
        <w:r w:rsidR="00702CDC">
          <w:t xml:space="preserve"> which contain error and height signal, respectively. </w:t>
        </w:r>
        <w:r w:rsidR="003830CB">
          <w:t>The</w:t>
        </w:r>
      </w:ins>
      <w:ins w:id="510" w:author="Navid Asmari Saadabad" w:date="2022-01-14T17:27:00Z">
        <w:r w:rsidR="00D80E5E">
          <w:t>se two FIFOs are used to create the height and error channels of the image.</w:t>
        </w:r>
      </w:ins>
    </w:p>
    <w:p w14:paraId="4411500A" w14:textId="77777777" w:rsidR="00FB16C6" w:rsidRDefault="00FB16C6" w:rsidP="00FB16C6">
      <w:pPr>
        <w:rPr>
          <w:ins w:id="511" w:author="Marcos Penedo Garcia" w:date="2022-01-14T18:39:00Z"/>
        </w:rPr>
      </w:pPr>
      <w:ins w:id="512" w:author="Marcos Penedo Garcia" w:date="2022-01-14T18:39:00Z">
        <w:r w:rsidRPr="0040515D">
          <w:rPr>
            <w:rStyle w:val="Heading1Char"/>
          </w:rPr>
          <w:lastRenderedPageBreak/>
          <w:t xml:space="preserve">Ramp </w:t>
        </w:r>
        <w:commentRangeStart w:id="513"/>
        <w:r w:rsidRPr="0040515D">
          <w:rPr>
            <w:rStyle w:val="Heading1Char"/>
          </w:rPr>
          <w:t>watchdog</w:t>
        </w:r>
        <w:commentRangeEnd w:id="513"/>
        <w:r w:rsidRPr="0040515D">
          <w:rPr>
            <w:rStyle w:val="Heading1Char"/>
          </w:rPr>
          <w:commentReference w:id="513"/>
        </w:r>
        <w:r w:rsidRPr="009B1339">
          <w:rPr>
            <w:noProof/>
          </w:rPr>
          <w:drawing>
            <wp:inline distT="0" distB="0" distL="0" distR="0" wp14:anchorId="07780102" wp14:editId="21CB54AA">
              <wp:extent cx="5201920" cy="1560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01920" cy="1560195"/>
                      </a:xfrm>
                      <a:prstGeom prst="rect">
                        <a:avLst/>
                      </a:prstGeom>
                      <a:noFill/>
                      <a:ln>
                        <a:noFill/>
                      </a:ln>
                    </pic:spPr>
                  </pic:pic>
                </a:graphicData>
              </a:graphic>
            </wp:inline>
          </w:drawing>
        </w:r>
      </w:ins>
    </w:p>
    <w:p w14:paraId="67386A12" w14:textId="51667764" w:rsidR="00FB16C6" w:rsidRDefault="00FB16C6" w:rsidP="00FB16C6">
      <w:pPr>
        <w:pStyle w:val="Caption"/>
        <w:rPr>
          <w:ins w:id="514" w:author="Marcos Penedo Garcia" w:date="2022-01-14T18:39:00Z"/>
        </w:rPr>
      </w:pPr>
      <w:ins w:id="515" w:author="Marcos Penedo Garcia" w:date="2022-01-14T18:39:00Z">
        <w:r>
          <w:t xml:space="preserve">Figure </w:t>
        </w:r>
        <w:r>
          <w:fldChar w:fldCharType="begin"/>
        </w:r>
        <w:r>
          <w:instrText xml:space="preserve"> SEQ Figure \* ARABIC </w:instrText>
        </w:r>
        <w:r>
          <w:fldChar w:fldCharType="separate"/>
        </w:r>
        <w:r>
          <w:rPr>
            <w:noProof/>
          </w:rPr>
          <w:t>26</w:t>
        </w:r>
        <w:r>
          <w:rPr>
            <w:noProof/>
          </w:rPr>
          <w:fldChar w:fldCharType="end"/>
        </w:r>
        <w:r>
          <w:t xml:space="preserve"> </w:t>
        </w:r>
        <w:r w:rsidRPr="00974F50">
          <w:t>Ramp watchdog</w:t>
        </w:r>
      </w:ins>
    </w:p>
    <w:p w14:paraId="7A4A1797" w14:textId="77777777" w:rsidR="00FB16C6" w:rsidRDefault="00FB16C6" w:rsidP="00FB16C6">
      <w:pPr>
        <w:rPr>
          <w:ins w:id="516" w:author="Marcos Penedo Garcia" w:date="2022-01-14T18:39:00Z"/>
        </w:rPr>
      </w:pPr>
      <w:ins w:id="517" w:author="Marcos Penedo Garcia" w:date="2022-01-14T18:39:00Z">
        <w:r>
          <w:t xml:space="preserve">It defines the parameters to stop the ramp in case one of the channel signals </w:t>
        </w:r>
        <w:proofErr w:type="spellStart"/>
        <w:r w:rsidRPr="0040515D">
          <w:rPr>
            <w:i/>
            <w:iCs/>
          </w:rPr>
          <w:t>rmp.</w:t>
        </w:r>
        <w:proofErr w:type="gramStart"/>
        <w:r w:rsidRPr="0040515D">
          <w:rPr>
            <w:i/>
            <w:iCs/>
          </w:rPr>
          <w:t>p.safeTipTriggerChannel</w:t>
        </w:r>
        <w:proofErr w:type="spellEnd"/>
        <w:proofErr w:type="gramEnd"/>
        <w:r>
          <w:t xml:space="preserve"> (vertical deflection, amplitude, phase, error, etc.) are higher or lower (depending on the user selection </w:t>
        </w:r>
        <w:proofErr w:type="spellStart"/>
        <w:r w:rsidRPr="0040515D">
          <w:rPr>
            <w:i/>
            <w:iCs/>
          </w:rPr>
          <w:t>rmp.p.safeTipSign</w:t>
        </w:r>
        <w:proofErr w:type="spellEnd"/>
        <w:r>
          <w:t xml:space="preserve">) than an specific set point value </w:t>
        </w:r>
        <w:proofErr w:type="spellStart"/>
        <w:r w:rsidRPr="0040515D">
          <w:rPr>
            <w:i/>
            <w:iCs/>
          </w:rPr>
          <w:t>rmp.p.safeTipRamp_SetPoint</w:t>
        </w:r>
        <w:proofErr w:type="spellEnd"/>
        <w:r>
          <w:t>. This watchdog is used for tip safety, to stop the ramp in case a specific signal value shows a probability of damaging the tip.</w:t>
        </w:r>
      </w:ins>
    </w:p>
    <w:p w14:paraId="3A111412" w14:textId="5DCE853E" w:rsidR="00BF2224" w:rsidDel="00FB16C6" w:rsidRDefault="009B1339">
      <w:pPr>
        <w:jc w:val="both"/>
        <w:rPr>
          <w:del w:id="518" w:author="Marcos Penedo Garcia" w:date="2022-01-14T18:39:00Z"/>
        </w:rPr>
        <w:pPrChange w:id="519" w:author="Navid Asmari Saadabad" w:date="2022-01-14T17:28:00Z">
          <w:pPr/>
        </w:pPrChange>
      </w:pPr>
      <w:del w:id="520" w:author="Marcos Penedo Garcia" w:date="2022-01-14T18:39:00Z">
        <w:r w:rsidDel="00FB16C6">
          <w:delText xml:space="preserve">Ramp </w:delText>
        </w:r>
        <w:commentRangeStart w:id="521"/>
        <w:r w:rsidDel="00FB16C6">
          <w:delText>watchdog</w:delText>
        </w:r>
        <w:commentRangeEnd w:id="521"/>
        <w:r w:rsidDel="00FB16C6">
          <w:rPr>
            <w:rStyle w:val="CommentReference"/>
          </w:rPr>
          <w:commentReference w:id="521"/>
        </w:r>
        <w:r w:rsidRPr="009B1339" w:rsidDel="00FB16C6">
          <w:rPr>
            <w:noProof/>
          </w:rPr>
          <w:drawing>
            <wp:inline distT="0" distB="0" distL="0" distR="0" wp14:anchorId="66CD7D9A" wp14:editId="08370DBF">
              <wp:extent cx="5201920" cy="15601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01920" cy="1560195"/>
                      </a:xfrm>
                      <a:prstGeom prst="rect">
                        <a:avLst/>
                      </a:prstGeom>
                      <a:noFill/>
                      <a:ln>
                        <a:noFill/>
                      </a:ln>
                    </pic:spPr>
                  </pic:pic>
                </a:graphicData>
              </a:graphic>
            </wp:inline>
          </w:drawing>
        </w:r>
      </w:del>
    </w:p>
    <w:p w14:paraId="0445E00F" w14:textId="76235218" w:rsidR="009B1339" w:rsidDel="00FB16C6" w:rsidRDefault="00BF2224" w:rsidP="00BF2224">
      <w:pPr>
        <w:pStyle w:val="Caption"/>
        <w:rPr>
          <w:del w:id="522" w:author="Marcos Penedo Garcia" w:date="2022-01-14T18:39:00Z"/>
        </w:rPr>
      </w:pPr>
      <w:del w:id="523" w:author="Marcos Penedo Garcia" w:date="2022-01-14T18:39:00Z">
        <w:r w:rsidDel="00FB16C6">
          <w:delText xml:space="preserve">Figure </w:delText>
        </w:r>
        <w:r w:rsidR="00474288" w:rsidDel="00FB16C6">
          <w:rPr>
            <w:i w:val="0"/>
            <w:iCs w:val="0"/>
          </w:rPr>
          <w:fldChar w:fldCharType="begin"/>
        </w:r>
        <w:r w:rsidR="00474288" w:rsidDel="00FB16C6">
          <w:delInstrText xml:space="preserve"> SEQ Figure \* ARABIC </w:delInstrText>
        </w:r>
        <w:r w:rsidR="00474288" w:rsidDel="00FB16C6">
          <w:rPr>
            <w:i w:val="0"/>
            <w:iCs w:val="0"/>
          </w:rPr>
          <w:fldChar w:fldCharType="separate"/>
        </w:r>
      </w:del>
      <w:ins w:id="524" w:author="Navid Asmari Saadabad" w:date="2022-01-14T17:20:00Z">
        <w:del w:id="525" w:author="Marcos Penedo Garcia" w:date="2022-01-14T18:39:00Z">
          <w:r w:rsidR="005A2A33" w:rsidDel="00FB16C6">
            <w:rPr>
              <w:noProof/>
            </w:rPr>
            <w:delText>26</w:delText>
          </w:r>
        </w:del>
      </w:ins>
      <w:del w:id="526" w:author="Marcos Penedo Garcia" w:date="2022-01-14T18:39:00Z">
        <w:r w:rsidDel="00FB16C6">
          <w:rPr>
            <w:noProof/>
          </w:rPr>
          <w:delText>21</w:delText>
        </w:r>
        <w:r w:rsidR="00474288" w:rsidDel="00FB16C6">
          <w:rPr>
            <w:i w:val="0"/>
            <w:iCs w:val="0"/>
            <w:noProof/>
          </w:rPr>
          <w:fldChar w:fldCharType="end"/>
        </w:r>
        <w:r w:rsidDel="00FB16C6">
          <w:delText xml:space="preserve"> </w:delText>
        </w:r>
        <w:r w:rsidRPr="00974F50" w:rsidDel="00FB16C6">
          <w:delText>Ramp watchdog</w:delText>
        </w:r>
      </w:del>
    </w:p>
    <w:p w14:paraId="367FDBEF" w14:textId="71E8EDC6" w:rsidR="009B1339" w:rsidRDefault="009B1339" w:rsidP="009B1339">
      <w:pPr>
        <w:pStyle w:val="Heading1"/>
      </w:pPr>
      <w:bookmarkStart w:id="527" w:name="_Toc87963186"/>
      <w:r>
        <w:t>Retract on background correct to get non-interact background</w:t>
      </w:r>
      <w:bookmarkEnd w:id="527"/>
    </w:p>
    <w:p w14:paraId="0FF6C73C" w14:textId="5571A33C" w:rsidR="009B1339" w:rsidRPr="009B1339" w:rsidRDefault="009B1339" w:rsidP="009B1339">
      <w:r>
        <w:t xml:space="preserve">When background correct request </w:t>
      </w:r>
      <w:r w:rsidR="00F62BF1">
        <w:t>is received,</w:t>
      </w:r>
      <w:r>
        <w:t xml:space="preserve"> it </w:t>
      </w:r>
      <w:r w:rsidR="00083585">
        <w:t>trigger</w:t>
      </w:r>
      <w:r w:rsidR="00F62BF1">
        <w:t>s</w:t>
      </w:r>
      <w:r w:rsidR="00083585">
        <w:t xml:space="preserve"> series </w:t>
      </w:r>
      <w:r w:rsidR="00F62BF1">
        <w:t xml:space="preserve">of </w:t>
      </w:r>
      <w:r w:rsidR="00083585">
        <w:t xml:space="preserve">events: </w:t>
      </w:r>
      <w:r>
        <w:t xml:space="preserve">start the liftoff process, wait enough for retract, </w:t>
      </w:r>
      <w:r w:rsidR="00083585">
        <w:t xml:space="preserve">initiate the background data acquisition, wait for data acquisition, stop the liftoff. </w:t>
      </w:r>
    </w:p>
    <w:p w14:paraId="6E244239" w14:textId="77777777" w:rsidR="00BF2224" w:rsidRDefault="009B1339" w:rsidP="005E52E1">
      <w:r w:rsidRPr="009B1339">
        <w:rPr>
          <w:noProof/>
        </w:rPr>
        <w:drawing>
          <wp:inline distT="0" distB="0" distL="0" distR="0" wp14:anchorId="2C1E696B" wp14:editId="7D0FA310">
            <wp:extent cx="5943600" cy="23053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305392"/>
                    </a:xfrm>
                    <a:prstGeom prst="rect">
                      <a:avLst/>
                    </a:prstGeom>
                    <a:noFill/>
                    <a:ln>
                      <a:noFill/>
                    </a:ln>
                  </pic:spPr>
                </pic:pic>
              </a:graphicData>
            </a:graphic>
          </wp:inline>
        </w:drawing>
      </w:r>
    </w:p>
    <w:p w14:paraId="000D7B3F" w14:textId="4C97164B" w:rsidR="00BF2224"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28" w:author="Navid Asmari Saadabad" w:date="2022-01-14T17:20:00Z">
        <w:r w:rsidR="005A2A33">
          <w:rPr>
            <w:noProof/>
          </w:rPr>
          <w:t>27</w:t>
        </w:r>
      </w:ins>
      <w:del w:id="529" w:author="Navid Asmari Saadabad" w:date="2022-01-14T14:44:00Z">
        <w:r w:rsidDel="00EE62FE">
          <w:rPr>
            <w:noProof/>
          </w:rPr>
          <w:delText>22</w:delText>
        </w:r>
      </w:del>
      <w:r w:rsidR="008A3512">
        <w:rPr>
          <w:noProof/>
        </w:rPr>
        <w:fldChar w:fldCharType="end"/>
      </w:r>
      <w:r>
        <w:t xml:space="preserve"> </w:t>
      </w:r>
      <w:r w:rsidRPr="00280F06">
        <w:t>Retract on background correct to get non-interact background</w:t>
      </w:r>
    </w:p>
    <w:p w14:paraId="06CDDBF8" w14:textId="53408B13" w:rsidR="009B1339" w:rsidRDefault="009B1339" w:rsidP="009B1339">
      <w:pPr>
        <w:pStyle w:val="Heading1"/>
      </w:pPr>
      <w:r>
        <w:t xml:space="preserve"> </w:t>
      </w:r>
    </w:p>
    <w:p w14:paraId="57A2CF83" w14:textId="5B21EBC1" w:rsidR="00083585" w:rsidRDefault="00083585" w:rsidP="00083585">
      <w:pPr>
        <w:pStyle w:val="Heading1"/>
        <w:rPr>
          <w:ins w:id="530" w:author="Kangül Mustafa" w:date="2022-02-21T18:16:00Z"/>
        </w:rPr>
      </w:pPr>
      <w:bookmarkStart w:id="531" w:name="_Toc87963187"/>
      <w:r>
        <w:t>z Watchdog for auto-</w:t>
      </w:r>
      <w:commentRangeStart w:id="532"/>
      <w:r>
        <w:t>approach</w:t>
      </w:r>
      <w:commentRangeEnd w:id="532"/>
      <w:r>
        <w:rPr>
          <w:rStyle w:val="CommentReference"/>
          <w:rFonts w:asciiTheme="minorHAnsi" w:eastAsiaTheme="minorHAnsi" w:hAnsiTheme="minorHAnsi" w:cstheme="minorBidi"/>
          <w:color w:val="auto"/>
        </w:rPr>
        <w:commentReference w:id="532"/>
      </w:r>
      <w:bookmarkEnd w:id="531"/>
    </w:p>
    <w:p w14:paraId="3F5E2A33" w14:textId="00E738F2" w:rsidR="00CC6197" w:rsidRPr="00CC6197" w:rsidRDefault="00CC6197">
      <w:pPr>
        <w:rPr>
          <w:rPrChange w:id="533" w:author="Kangül Mustafa" w:date="2022-02-21T18:16:00Z">
            <w:rPr/>
          </w:rPrChange>
        </w:rPr>
        <w:pPrChange w:id="534" w:author="Kangül Mustafa" w:date="2022-02-21T18:16:00Z">
          <w:pPr>
            <w:pStyle w:val="Heading1"/>
          </w:pPr>
        </w:pPrChange>
      </w:pPr>
      <w:ins w:id="535" w:author="Kangül Mustafa" w:date="2022-02-21T18:16:00Z">
        <w:r>
          <w:t xml:space="preserve">This loop </w:t>
        </w:r>
      </w:ins>
      <w:ins w:id="536" w:author="Kangül Mustafa" w:date="2022-02-21T18:17:00Z">
        <w:r w:rsidR="002218E2">
          <w:t xml:space="preserve">sends the flag needed in the fast auto approach mode. Zcontroller.vi on the host side checks IRQ 8 to decide if the surface is reached </w:t>
        </w:r>
      </w:ins>
      <w:ins w:id="537" w:author="Kangül Mustafa" w:date="2022-02-21T18:18:00Z">
        <w:r w:rsidR="002218E2">
          <w:t>yet or not.</w:t>
        </w:r>
      </w:ins>
    </w:p>
    <w:p w14:paraId="0ABB5DA0" w14:textId="77777777" w:rsidR="00BF2224" w:rsidRDefault="00083585" w:rsidP="00BF2224">
      <w:pPr>
        <w:keepNext/>
      </w:pPr>
      <w:r w:rsidRPr="00083585">
        <w:rPr>
          <w:noProof/>
        </w:rPr>
        <w:lastRenderedPageBreak/>
        <w:drawing>
          <wp:inline distT="0" distB="0" distL="0" distR="0" wp14:anchorId="77236D5E" wp14:editId="27E72C7F">
            <wp:extent cx="4440555" cy="15328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0555" cy="1532890"/>
                    </a:xfrm>
                    <a:prstGeom prst="rect">
                      <a:avLst/>
                    </a:prstGeom>
                    <a:noFill/>
                    <a:ln>
                      <a:noFill/>
                    </a:ln>
                  </pic:spPr>
                </pic:pic>
              </a:graphicData>
            </a:graphic>
          </wp:inline>
        </w:drawing>
      </w:r>
    </w:p>
    <w:p w14:paraId="5D575463" w14:textId="7A4D3A05" w:rsidR="00CC6197" w:rsidRPr="00CC6197" w:rsidRDefault="00BF2224">
      <w:pPr>
        <w:pStyle w:val="Caption"/>
      </w:pPr>
      <w:r>
        <w:t xml:space="preserve">Figure </w:t>
      </w:r>
      <w:r w:rsidR="008A3512">
        <w:fldChar w:fldCharType="begin"/>
      </w:r>
      <w:r w:rsidR="008A3512">
        <w:instrText xml:space="preserve"> SEQ Figure \* ARABIC </w:instrText>
      </w:r>
      <w:r w:rsidR="008A3512">
        <w:fldChar w:fldCharType="separate"/>
      </w:r>
      <w:ins w:id="538" w:author="Navid Asmari Saadabad" w:date="2022-01-14T17:20:00Z">
        <w:r w:rsidR="005A2A33">
          <w:rPr>
            <w:noProof/>
          </w:rPr>
          <w:t>28</w:t>
        </w:r>
      </w:ins>
      <w:del w:id="539" w:author="Navid Asmari Saadabad" w:date="2022-01-14T14:44:00Z">
        <w:r w:rsidDel="00EE62FE">
          <w:rPr>
            <w:noProof/>
          </w:rPr>
          <w:delText>23</w:delText>
        </w:r>
      </w:del>
      <w:r w:rsidR="008A3512">
        <w:rPr>
          <w:noProof/>
        </w:rPr>
        <w:fldChar w:fldCharType="end"/>
      </w:r>
      <w:r>
        <w:t xml:space="preserve"> </w:t>
      </w:r>
      <w:r w:rsidRPr="00F74F27">
        <w:t>z Watchdog for auto-approach</w:t>
      </w:r>
    </w:p>
    <w:p w14:paraId="0B51D723" w14:textId="7299EB13" w:rsidR="00083585" w:rsidRDefault="00083585" w:rsidP="00083585">
      <w:pPr>
        <w:pStyle w:val="Heading1"/>
      </w:pPr>
      <w:bookmarkStart w:id="540" w:name="_Toc87963188"/>
      <w:r>
        <w:t>Coarse Z control</w:t>
      </w:r>
      <w:bookmarkEnd w:id="540"/>
    </w:p>
    <w:p w14:paraId="15DC30B1" w14:textId="11993AF7" w:rsidR="00083585" w:rsidRPr="00083585" w:rsidRDefault="00083585" w:rsidP="00083585">
      <w:r>
        <w:t>This loop controls the coarse Z stage. Currently two options are implemented. The first one is 4 phase step motor and second one is stepper motor driver interface which needs enable, direction, and clock signals.</w:t>
      </w:r>
    </w:p>
    <w:p w14:paraId="6C63DC0F" w14:textId="77777777" w:rsidR="00BF2224" w:rsidRDefault="00083585" w:rsidP="00BF2224">
      <w:pPr>
        <w:keepNext/>
      </w:pPr>
      <w:r w:rsidRPr="00083585">
        <w:rPr>
          <w:noProof/>
        </w:rPr>
        <w:drawing>
          <wp:inline distT="0" distB="0" distL="0" distR="0" wp14:anchorId="7D56169B" wp14:editId="45ADB5CB">
            <wp:extent cx="5943600" cy="166910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669100"/>
                    </a:xfrm>
                    <a:prstGeom prst="rect">
                      <a:avLst/>
                    </a:prstGeom>
                    <a:noFill/>
                    <a:ln>
                      <a:noFill/>
                    </a:ln>
                  </pic:spPr>
                </pic:pic>
              </a:graphicData>
            </a:graphic>
          </wp:inline>
        </w:drawing>
      </w:r>
    </w:p>
    <w:p w14:paraId="2E495782" w14:textId="357A5999" w:rsidR="00083585" w:rsidRDefault="00BF2224" w:rsidP="00BF2224">
      <w:pPr>
        <w:pStyle w:val="Caption"/>
      </w:pPr>
      <w:r>
        <w:t xml:space="preserve">Figure </w:t>
      </w:r>
      <w:r w:rsidR="008A3512">
        <w:fldChar w:fldCharType="begin"/>
      </w:r>
      <w:r w:rsidR="008A3512">
        <w:instrText xml:space="preserve"> SEQ Figure \* A</w:instrText>
      </w:r>
      <w:r w:rsidR="008A3512">
        <w:instrText xml:space="preserve">RABIC </w:instrText>
      </w:r>
      <w:r w:rsidR="008A3512">
        <w:fldChar w:fldCharType="separate"/>
      </w:r>
      <w:ins w:id="541" w:author="Navid Asmari Saadabad" w:date="2022-01-14T17:20:00Z">
        <w:r w:rsidR="005A2A33">
          <w:rPr>
            <w:noProof/>
          </w:rPr>
          <w:t>29</w:t>
        </w:r>
      </w:ins>
      <w:del w:id="542" w:author="Navid Asmari Saadabad" w:date="2022-01-14T14:44:00Z">
        <w:r w:rsidDel="00EE62FE">
          <w:rPr>
            <w:noProof/>
          </w:rPr>
          <w:delText>24</w:delText>
        </w:r>
      </w:del>
      <w:r w:rsidR="008A3512">
        <w:rPr>
          <w:noProof/>
        </w:rPr>
        <w:fldChar w:fldCharType="end"/>
      </w:r>
      <w:r>
        <w:t xml:space="preserve"> </w:t>
      </w:r>
      <w:r w:rsidRPr="00D3293B">
        <w:t>Coarse Z control</w:t>
      </w:r>
    </w:p>
    <w:p w14:paraId="15493E1A" w14:textId="538CC7A5" w:rsidR="00083585" w:rsidRDefault="00B639E4" w:rsidP="00B639E4">
      <w:pPr>
        <w:pStyle w:val="Heading1"/>
      </w:pPr>
      <w:bookmarkStart w:id="543" w:name="_Toc87963189"/>
      <w:r>
        <w:t>Host data transfer interaction wave generator and memory control</w:t>
      </w:r>
      <w:bookmarkEnd w:id="543"/>
    </w:p>
    <w:p w14:paraId="38839FE6" w14:textId="77777777" w:rsidR="00180CB3" w:rsidRDefault="00180CB3" w:rsidP="00180CB3">
      <w:r>
        <w:t xml:space="preserve">Select the data stream that will be written into DMA FIFO named </w:t>
      </w:r>
      <w:r w:rsidRPr="003C073C">
        <w:rPr>
          <w:i/>
        </w:rPr>
        <w:t>hdt.t2h.interaction</w:t>
      </w:r>
      <w:r>
        <w:t xml:space="preserve">. </w:t>
      </w:r>
    </w:p>
    <w:p w14:paraId="5AD3D44A" w14:textId="38E7F60A" w:rsidR="00180CB3" w:rsidRDefault="00180CB3" w:rsidP="00180CB3">
      <w:pPr>
        <w:rPr>
          <w:color w:val="000000" w:themeColor="text1"/>
        </w:rPr>
      </w:pPr>
      <w:r w:rsidRPr="003C073C">
        <w:rPr>
          <w:color w:val="000000" w:themeColor="text1"/>
        </w:rPr>
        <w:t xml:space="preserve">Options: </w:t>
      </w:r>
    </w:p>
    <w:p w14:paraId="35D6B81C" w14:textId="0E826E5D" w:rsidR="003C073C" w:rsidRDefault="003C073C" w:rsidP="003C073C">
      <w:pPr>
        <w:pStyle w:val="ListParagraph"/>
        <w:numPr>
          <w:ilvl w:val="0"/>
          <w:numId w:val="4"/>
        </w:numPr>
        <w:rPr>
          <w:color w:val="000000" w:themeColor="text1"/>
        </w:rPr>
      </w:pPr>
      <w:r>
        <w:rPr>
          <w:color w:val="000000" w:themeColor="text1"/>
        </w:rPr>
        <w:t xml:space="preserve">Interaction: carried by </w:t>
      </w:r>
      <w:r w:rsidRPr="003C073C">
        <w:rPr>
          <w:i/>
          <w:color w:val="000000" w:themeColor="text1"/>
        </w:rPr>
        <w:t>ort-</w:t>
      </w:r>
      <w:proofErr w:type="spellStart"/>
      <w:r w:rsidRPr="003C073C">
        <w:rPr>
          <w:i/>
          <w:color w:val="000000" w:themeColor="text1"/>
        </w:rPr>
        <w:t>hdt.int.</w:t>
      </w:r>
      <w:proofErr w:type="gramStart"/>
      <w:r w:rsidRPr="003C073C">
        <w:rPr>
          <w:i/>
          <w:color w:val="000000" w:themeColor="text1"/>
        </w:rPr>
        <w:t>t.fcBgnd</w:t>
      </w:r>
      <w:proofErr w:type="spellEnd"/>
      <w:proofErr w:type="gramEnd"/>
      <w:r>
        <w:rPr>
          <w:color w:val="000000" w:themeColor="text1"/>
        </w:rPr>
        <w:t xml:space="preserve"> and written into </w:t>
      </w:r>
      <w:proofErr w:type="spellStart"/>
      <w:r w:rsidRPr="003C073C">
        <w:rPr>
          <w:i/>
          <w:color w:val="000000" w:themeColor="text1"/>
        </w:rPr>
        <w:t>hdt.int.storage</w:t>
      </w:r>
      <w:proofErr w:type="spellEnd"/>
      <w:r>
        <w:rPr>
          <w:i/>
          <w:color w:val="000000" w:themeColor="text1"/>
        </w:rPr>
        <w:t>.</w:t>
      </w:r>
    </w:p>
    <w:p w14:paraId="49FAAE57" w14:textId="578D1A1D" w:rsidR="003C073C" w:rsidRPr="003C073C" w:rsidRDefault="003C073C" w:rsidP="003C073C">
      <w:pPr>
        <w:pStyle w:val="ListParagraph"/>
        <w:numPr>
          <w:ilvl w:val="0"/>
          <w:numId w:val="4"/>
        </w:numPr>
        <w:rPr>
          <w:color w:val="000000" w:themeColor="text1"/>
        </w:rPr>
      </w:pPr>
      <w:r>
        <w:rPr>
          <w:color w:val="000000" w:themeColor="text1"/>
        </w:rPr>
        <w:t xml:space="preserve">Background: carried by </w:t>
      </w:r>
      <w:r w:rsidRPr="003C073C">
        <w:rPr>
          <w:i/>
          <w:color w:val="000000" w:themeColor="text1"/>
        </w:rPr>
        <w:t>ort-</w:t>
      </w:r>
      <w:proofErr w:type="spellStart"/>
      <w:r w:rsidRPr="003C073C">
        <w:rPr>
          <w:i/>
          <w:color w:val="000000" w:themeColor="text1"/>
        </w:rPr>
        <w:t>hdt.int.</w:t>
      </w:r>
      <w:proofErr w:type="gramStart"/>
      <w:r w:rsidRPr="003C073C">
        <w:rPr>
          <w:i/>
          <w:color w:val="000000" w:themeColor="text1"/>
        </w:rPr>
        <w:t>t.fcBgnd</w:t>
      </w:r>
      <w:proofErr w:type="spellEnd"/>
      <w:proofErr w:type="gramEnd"/>
      <w:r>
        <w:rPr>
          <w:color w:val="000000" w:themeColor="text1"/>
        </w:rPr>
        <w:t xml:space="preserve"> and written into </w:t>
      </w:r>
      <w:proofErr w:type="spellStart"/>
      <w:r w:rsidRPr="003C073C">
        <w:rPr>
          <w:i/>
          <w:color w:val="000000" w:themeColor="text1"/>
        </w:rPr>
        <w:t>hdt.int.storage</w:t>
      </w:r>
      <w:proofErr w:type="spellEnd"/>
      <w:r>
        <w:rPr>
          <w:i/>
          <w:color w:val="000000" w:themeColor="text1"/>
        </w:rPr>
        <w:t>.</w:t>
      </w:r>
    </w:p>
    <w:p w14:paraId="5B2FA379" w14:textId="033B6F64" w:rsidR="003C073C" w:rsidRDefault="003C073C" w:rsidP="003C073C">
      <w:pPr>
        <w:pStyle w:val="ListParagraph"/>
        <w:numPr>
          <w:ilvl w:val="0"/>
          <w:numId w:val="4"/>
        </w:numPr>
        <w:rPr>
          <w:color w:val="000000" w:themeColor="text1"/>
        </w:rPr>
      </w:pPr>
      <w:r>
        <w:rPr>
          <w:color w:val="000000" w:themeColor="text1"/>
        </w:rPr>
        <w:t xml:space="preserve">Fixed number of process variable: carried by </w:t>
      </w:r>
      <w:r w:rsidRPr="003C073C">
        <w:rPr>
          <w:i/>
          <w:color w:val="000000" w:themeColor="text1"/>
        </w:rPr>
        <w:t>fb-</w:t>
      </w:r>
      <w:proofErr w:type="spellStart"/>
      <w:r w:rsidRPr="003C073C">
        <w:rPr>
          <w:i/>
          <w:color w:val="000000" w:themeColor="text1"/>
        </w:rPr>
        <w:t>hdt</w:t>
      </w:r>
      <w:proofErr w:type="spellEnd"/>
      <w:r w:rsidRPr="003C073C">
        <w:rPr>
          <w:i/>
          <w:color w:val="000000" w:themeColor="text1"/>
        </w:rPr>
        <w:t>-int-</w:t>
      </w:r>
      <w:proofErr w:type="spellStart"/>
      <w:r w:rsidRPr="003C073C">
        <w:rPr>
          <w:i/>
          <w:color w:val="000000" w:themeColor="text1"/>
        </w:rPr>
        <w:t>tprocVar</w:t>
      </w:r>
      <w:proofErr w:type="spellEnd"/>
      <w:r>
        <w:rPr>
          <w:color w:val="000000" w:themeColor="text1"/>
        </w:rPr>
        <w:t>.</w:t>
      </w:r>
    </w:p>
    <w:p w14:paraId="54DC0F19" w14:textId="6A8428A9" w:rsidR="003C073C" w:rsidRDefault="003C073C" w:rsidP="003C073C">
      <w:pPr>
        <w:pStyle w:val="ListParagraph"/>
        <w:numPr>
          <w:ilvl w:val="0"/>
          <w:numId w:val="4"/>
        </w:numPr>
        <w:rPr>
          <w:color w:val="000000" w:themeColor="text1"/>
        </w:rPr>
      </w:pPr>
      <w:r>
        <w:rPr>
          <w:color w:val="000000" w:themeColor="text1"/>
        </w:rPr>
        <w:t xml:space="preserve">Stream of process variable: carried by </w:t>
      </w:r>
      <w:r w:rsidRPr="003C073C">
        <w:rPr>
          <w:i/>
          <w:color w:val="000000" w:themeColor="text1"/>
        </w:rPr>
        <w:t>fb-</w:t>
      </w:r>
      <w:proofErr w:type="spellStart"/>
      <w:r w:rsidRPr="003C073C">
        <w:rPr>
          <w:i/>
          <w:color w:val="000000" w:themeColor="text1"/>
        </w:rPr>
        <w:t>hdt</w:t>
      </w:r>
      <w:proofErr w:type="spellEnd"/>
      <w:r w:rsidRPr="003C073C">
        <w:rPr>
          <w:i/>
          <w:color w:val="000000" w:themeColor="text1"/>
        </w:rPr>
        <w:t>-int-</w:t>
      </w:r>
      <w:proofErr w:type="spellStart"/>
      <w:r w:rsidRPr="003C073C">
        <w:rPr>
          <w:i/>
          <w:color w:val="000000" w:themeColor="text1"/>
        </w:rPr>
        <w:t>tprocVar</w:t>
      </w:r>
      <w:proofErr w:type="spellEnd"/>
      <w:r>
        <w:rPr>
          <w:color w:val="000000" w:themeColor="text1"/>
        </w:rPr>
        <w:t>.</w:t>
      </w:r>
    </w:p>
    <w:p w14:paraId="1A2D07AD" w14:textId="03CB4028" w:rsidR="003C073C" w:rsidRPr="003C073C" w:rsidRDefault="003C073C" w:rsidP="003C073C">
      <w:pPr>
        <w:pStyle w:val="ListParagraph"/>
        <w:numPr>
          <w:ilvl w:val="0"/>
          <w:numId w:val="4"/>
        </w:numPr>
        <w:rPr>
          <w:color w:val="000000" w:themeColor="text1"/>
        </w:rPr>
      </w:pPr>
      <w:r>
        <w:rPr>
          <w:color w:val="000000" w:themeColor="text1"/>
        </w:rPr>
        <w:t xml:space="preserve">System identification stream: carried by </w:t>
      </w:r>
      <w:proofErr w:type="spellStart"/>
      <w:r w:rsidRPr="003C073C">
        <w:rPr>
          <w:i/>
          <w:color w:val="000000" w:themeColor="text1"/>
        </w:rPr>
        <w:t>sid-hdt.int.</w:t>
      </w:r>
      <w:proofErr w:type="gramStart"/>
      <w:r w:rsidRPr="003C073C">
        <w:rPr>
          <w:i/>
          <w:color w:val="000000" w:themeColor="text1"/>
        </w:rPr>
        <w:t>t.idVar</w:t>
      </w:r>
      <w:proofErr w:type="spellEnd"/>
      <w:proofErr w:type="gramEnd"/>
    </w:p>
    <w:p w14:paraId="2768FC33" w14:textId="471492D5" w:rsidR="003C073C" w:rsidRPr="003C073C" w:rsidRDefault="003C073C" w:rsidP="003C073C">
      <w:pPr>
        <w:pStyle w:val="ListParagraph"/>
        <w:numPr>
          <w:ilvl w:val="0"/>
          <w:numId w:val="4"/>
        </w:numPr>
        <w:rPr>
          <w:color w:val="000000" w:themeColor="text1"/>
        </w:rPr>
      </w:pPr>
      <w:r>
        <w:rPr>
          <w:color w:val="000000" w:themeColor="text1"/>
        </w:rPr>
        <w:t xml:space="preserve">Fixed number of vertical deflection for thermal tune: carried by </w:t>
      </w:r>
      <w:proofErr w:type="spellStart"/>
      <w:r>
        <w:rPr>
          <w:i/>
          <w:color w:val="000000" w:themeColor="text1"/>
        </w:rPr>
        <w:t>aio.</w:t>
      </w:r>
      <w:proofErr w:type="gramStart"/>
      <w:r>
        <w:rPr>
          <w:i/>
          <w:color w:val="000000" w:themeColor="text1"/>
        </w:rPr>
        <w:t>t.thermalTune</w:t>
      </w:r>
      <w:proofErr w:type="spellEnd"/>
      <w:proofErr w:type="gramEnd"/>
      <w:r>
        <w:rPr>
          <w:i/>
          <w:color w:val="000000" w:themeColor="text1"/>
        </w:rPr>
        <w:t>.</w:t>
      </w:r>
      <w:r>
        <w:rPr>
          <w:color w:val="000000" w:themeColor="text1"/>
        </w:rPr>
        <w:t xml:space="preserve"> </w:t>
      </w:r>
    </w:p>
    <w:p w14:paraId="647FFC8A" w14:textId="77777777" w:rsidR="00BF2224" w:rsidRDefault="00B639E4" w:rsidP="00BF2224">
      <w:pPr>
        <w:keepNext/>
      </w:pPr>
      <w:r w:rsidRPr="00B639E4">
        <w:rPr>
          <w:noProof/>
        </w:rPr>
        <w:lastRenderedPageBreak/>
        <w:drawing>
          <wp:inline distT="0" distB="0" distL="0" distR="0" wp14:anchorId="540CC7FD" wp14:editId="046B33F5">
            <wp:extent cx="5943600" cy="15322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532281"/>
                    </a:xfrm>
                    <a:prstGeom prst="rect">
                      <a:avLst/>
                    </a:prstGeom>
                    <a:noFill/>
                    <a:ln>
                      <a:noFill/>
                    </a:ln>
                  </pic:spPr>
                </pic:pic>
              </a:graphicData>
            </a:graphic>
          </wp:inline>
        </w:drawing>
      </w:r>
    </w:p>
    <w:p w14:paraId="5D08F3A1" w14:textId="7B13B523" w:rsidR="00B639E4"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44" w:author="Navid Asmari Saadabad" w:date="2022-01-14T17:20:00Z">
        <w:r w:rsidR="005A2A33">
          <w:rPr>
            <w:noProof/>
          </w:rPr>
          <w:t>30</w:t>
        </w:r>
      </w:ins>
      <w:del w:id="545" w:author="Navid Asmari Saadabad" w:date="2022-01-14T14:44:00Z">
        <w:r w:rsidDel="00EE62FE">
          <w:rPr>
            <w:noProof/>
          </w:rPr>
          <w:delText>25</w:delText>
        </w:r>
      </w:del>
      <w:r w:rsidR="008A3512">
        <w:rPr>
          <w:noProof/>
        </w:rPr>
        <w:fldChar w:fldCharType="end"/>
      </w:r>
      <w:r>
        <w:t xml:space="preserve"> </w:t>
      </w:r>
      <w:r w:rsidRPr="00B10A9A">
        <w:t>Host data transfer interaction wave generator and memory control</w:t>
      </w:r>
    </w:p>
    <w:p w14:paraId="214A8AC4" w14:textId="0A696931" w:rsidR="00180CB3" w:rsidRDefault="00180CB3" w:rsidP="00180CB3">
      <w:pPr>
        <w:pStyle w:val="Heading1"/>
      </w:pPr>
      <w:bookmarkStart w:id="546" w:name="_Toc87963190"/>
      <w:r>
        <w:t>Transfer interaction data to host</w:t>
      </w:r>
      <w:bookmarkEnd w:id="546"/>
    </w:p>
    <w:p w14:paraId="08F53141" w14:textId="49EA2BC0" w:rsidR="00180CB3" w:rsidRPr="00180CB3" w:rsidRDefault="00180CB3" w:rsidP="00180CB3">
      <w:proofErr w:type="spellStart"/>
      <w:proofErr w:type="gramStart"/>
      <w:r w:rsidRPr="003C073C">
        <w:rPr>
          <w:i/>
        </w:rPr>
        <w:t>hdt.int.staging</w:t>
      </w:r>
      <w:proofErr w:type="spellEnd"/>
      <w:proofErr w:type="gramEnd"/>
      <w:r>
        <w:t xml:space="preserve"> that is filled in </w:t>
      </w:r>
      <w:r w:rsidRPr="003C073C">
        <w:rPr>
          <w:i/>
        </w:rPr>
        <w:t>Host data transfer interaction wave generator and memory control loop</w:t>
      </w:r>
      <w:r>
        <w:t xml:space="preserve"> writes into DMA FIFO, </w:t>
      </w:r>
      <w:r w:rsidRPr="003C073C">
        <w:rPr>
          <w:i/>
        </w:rPr>
        <w:t>hdt.t2h.interaction</w:t>
      </w:r>
      <w:r>
        <w:t>, in this while loop.</w:t>
      </w:r>
    </w:p>
    <w:p w14:paraId="545539A5" w14:textId="77777777" w:rsidR="00BF2224" w:rsidRDefault="00180CB3" w:rsidP="00BF2224">
      <w:pPr>
        <w:keepNext/>
      </w:pPr>
      <w:r w:rsidRPr="00180CB3">
        <w:rPr>
          <w:noProof/>
        </w:rPr>
        <w:drawing>
          <wp:inline distT="0" distB="0" distL="0" distR="0" wp14:anchorId="2B53A627" wp14:editId="4487F457">
            <wp:extent cx="5943600" cy="168551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685516"/>
                    </a:xfrm>
                    <a:prstGeom prst="rect">
                      <a:avLst/>
                    </a:prstGeom>
                    <a:noFill/>
                    <a:ln>
                      <a:noFill/>
                    </a:ln>
                  </pic:spPr>
                </pic:pic>
              </a:graphicData>
            </a:graphic>
          </wp:inline>
        </w:drawing>
      </w:r>
    </w:p>
    <w:p w14:paraId="61D727E4" w14:textId="60828154" w:rsidR="00180CB3"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47" w:author="Navid Asmari Saadabad" w:date="2022-01-14T17:20:00Z">
        <w:r w:rsidR="005A2A33">
          <w:rPr>
            <w:noProof/>
          </w:rPr>
          <w:t>31</w:t>
        </w:r>
      </w:ins>
      <w:del w:id="548" w:author="Navid Asmari Saadabad" w:date="2022-01-14T14:44:00Z">
        <w:r w:rsidDel="00EE62FE">
          <w:rPr>
            <w:noProof/>
          </w:rPr>
          <w:delText>26</w:delText>
        </w:r>
      </w:del>
      <w:r w:rsidR="008A3512">
        <w:rPr>
          <w:noProof/>
        </w:rPr>
        <w:fldChar w:fldCharType="end"/>
      </w:r>
      <w:r>
        <w:t xml:space="preserve"> </w:t>
      </w:r>
      <w:r w:rsidRPr="00B44234">
        <w:t>Transfer interaction data to host</w:t>
      </w:r>
    </w:p>
    <w:p w14:paraId="106EBE82" w14:textId="61E5FB94" w:rsidR="0072012A" w:rsidRDefault="0072012A" w:rsidP="0072012A">
      <w:pPr>
        <w:pStyle w:val="Heading1"/>
      </w:pPr>
      <w:bookmarkStart w:id="549" w:name="_Toc87963191"/>
      <w:r>
        <w:t>When all requested elements sent, raise interrupt</w:t>
      </w:r>
      <w:bookmarkEnd w:id="549"/>
    </w:p>
    <w:p w14:paraId="4EF140B8" w14:textId="2D877E52" w:rsidR="0072012A" w:rsidRPr="0072012A" w:rsidRDefault="00087422" w:rsidP="00895ABD">
      <w:pPr>
        <w:jc w:val="both"/>
      </w:pPr>
      <w:r>
        <w:t xml:space="preserve">When the interaction data transfer is completed, </w:t>
      </w:r>
      <w:r w:rsidR="003C073C">
        <w:t xml:space="preserve">a flag is written </w:t>
      </w:r>
      <w:r w:rsidR="003C073C" w:rsidRPr="003C073C">
        <w:t>into</w:t>
      </w:r>
      <w:r w:rsidR="003C073C" w:rsidRPr="003C073C">
        <w:rPr>
          <w:i/>
        </w:rPr>
        <w:t xml:space="preserve"> </w:t>
      </w:r>
      <w:proofErr w:type="spellStart"/>
      <w:r w:rsidR="003C073C" w:rsidRPr="003C073C">
        <w:rPr>
          <w:i/>
        </w:rPr>
        <w:t>hdt.int.</w:t>
      </w:r>
      <w:proofErr w:type="gramStart"/>
      <w:r w:rsidR="003C073C" w:rsidRPr="003C073C">
        <w:rPr>
          <w:i/>
        </w:rPr>
        <w:t>t.transferDone</w:t>
      </w:r>
      <w:proofErr w:type="spellEnd"/>
      <w:proofErr w:type="gramEnd"/>
      <w:r w:rsidR="003C073C">
        <w:rPr>
          <w:i/>
        </w:rPr>
        <w:t>.</w:t>
      </w:r>
      <w:r w:rsidR="003C073C" w:rsidRPr="003C073C">
        <w:t xml:space="preserve"> </w:t>
      </w:r>
      <w:r>
        <w:t>IRQ 5 is raised</w:t>
      </w:r>
      <w:r w:rsidR="00895ABD">
        <w:t xml:space="preserve"> when the flag is written into </w:t>
      </w:r>
      <w:proofErr w:type="spellStart"/>
      <w:r w:rsidR="00895ABD" w:rsidRPr="00895ABD">
        <w:rPr>
          <w:i/>
        </w:rPr>
        <w:t>hdt.int.</w:t>
      </w:r>
      <w:proofErr w:type="gramStart"/>
      <w:r w:rsidR="00895ABD" w:rsidRPr="00895ABD">
        <w:rPr>
          <w:i/>
        </w:rPr>
        <w:t>t.transferDone</w:t>
      </w:r>
      <w:proofErr w:type="spellEnd"/>
      <w:proofErr w:type="gramEnd"/>
      <w:r>
        <w:t xml:space="preserve">. This interrupt is used on host side to get acknowledged for the correct data stream. </w:t>
      </w:r>
    </w:p>
    <w:p w14:paraId="3DD85F33" w14:textId="77777777" w:rsidR="00BF2224" w:rsidRDefault="0072012A" w:rsidP="00BF2224">
      <w:pPr>
        <w:keepNext/>
      </w:pPr>
      <w:r w:rsidRPr="0072012A">
        <w:rPr>
          <w:noProof/>
        </w:rPr>
        <w:drawing>
          <wp:inline distT="0" distB="0" distL="0" distR="0" wp14:anchorId="245439B5" wp14:editId="4E368DB3">
            <wp:extent cx="3457575" cy="158115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3"/>
                    <a:stretch>
                      <a:fillRect/>
                    </a:stretch>
                  </pic:blipFill>
                  <pic:spPr>
                    <a:xfrm>
                      <a:off x="0" y="0"/>
                      <a:ext cx="3457575" cy="1581150"/>
                    </a:xfrm>
                    <a:prstGeom prst="rect">
                      <a:avLst/>
                    </a:prstGeom>
                  </pic:spPr>
                </pic:pic>
              </a:graphicData>
            </a:graphic>
          </wp:inline>
        </w:drawing>
      </w:r>
    </w:p>
    <w:p w14:paraId="0F519170" w14:textId="4A3CE286" w:rsidR="0072012A"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50" w:author="Navid Asmari Saadabad" w:date="2022-01-14T17:20:00Z">
        <w:r w:rsidR="005A2A33">
          <w:rPr>
            <w:noProof/>
          </w:rPr>
          <w:t>32</w:t>
        </w:r>
      </w:ins>
      <w:del w:id="551" w:author="Navid Asmari Saadabad" w:date="2022-01-14T14:44:00Z">
        <w:r w:rsidDel="00EE62FE">
          <w:rPr>
            <w:noProof/>
          </w:rPr>
          <w:delText>27</w:delText>
        </w:r>
      </w:del>
      <w:r w:rsidR="008A3512">
        <w:rPr>
          <w:noProof/>
        </w:rPr>
        <w:fldChar w:fldCharType="end"/>
      </w:r>
      <w:r>
        <w:t xml:space="preserve"> </w:t>
      </w:r>
      <w:r w:rsidRPr="00250008">
        <w:t>When all requested elements sent, raise interrupt</w:t>
      </w:r>
    </w:p>
    <w:p w14:paraId="0F61EF84" w14:textId="67B527CD" w:rsidR="00087422" w:rsidRDefault="00087422" w:rsidP="00087422">
      <w:pPr>
        <w:pStyle w:val="Heading1"/>
      </w:pPr>
      <w:bookmarkStart w:id="552" w:name="_Toc87963192"/>
      <w:r>
        <w:lastRenderedPageBreak/>
        <w:t>Transfer background to host</w:t>
      </w:r>
      <w:bookmarkEnd w:id="552"/>
    </w:p>
    <w:p w14:paraId="3B2E48FF" w14:textId="0086E832" w:rsidR="00087422" w:rsidRPr="0072012A" w:rsidRDefault="00087422" w:rsidP="00087422">
      <w:r>
        <w:t xml:space="preserve">When the background data is transferred to DMA FIFO, IRQ 4 is raised. This interrupt is used on host side to get acknowledged for the correct data stream. </w:t>
      </w:r>
    </w:p>
    <w:p w14:paraId="5CC4C9C2" w14:textId="77777777" w:rsidR="00BF2224" w:rsidRDefault="00087422" w:rsidP="00BF2224">
      <w:pPr>
        <w:keepNext/>
      </w:pPr>
      <w:r w:rsidRPr="00087422">
        <w:rPr>
          <w:noProof/>
        </w:rPr>
        <w:drawing>
          <wp:inline distT="0" distB="0" distL="0" distR="0" wp14:anchorId="0DF22404" wp14:editId="1D5C5A6A">
            <wp:extent cx="3676650" cy="1371600"/>
            <wp:effectExtent l="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4"/>
                    <a:stretch>
                      <a:fillRect/>
                    </a:stretch>
                  </pic:blipFill>
                  <pic:spPr>
                    <a:xfrm>
                      <a:off x="0" y="0"/>
                      <a:ext cx="3676650" cy="1371600"/>
                    </a:xfrm>
                    <a:prstGeom prst="rect">
                      <a:avLst/>
                    </a:prstGeom>
                  </pic:spPr>
                </pic:pic>
              </a:graphicData>
            </a:graphic>
          </wp:inline>
        </w:drawing>
      </w:r>
    </w:p>
    <w:p w14:paraId="6D8F5A5F" w14:textId="46401589" w:rsidR="00087422"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53" w:author="Navid Asmari Saadabad" w:date="2022-01-14T17:20:00Z">
        <w:r w:rsidR="005A2A33">
          <w:rPr>
            <w:noProof/>
          </w:rPr>
          <w:t>33</w:t>
        </w:r>
      </w:ins>
      <w:del w:id="554" w:author="Navid Asmari Saadabad" w:date="2022-01-14T14:44:00Z">
        <w:r w:rsidDel="00EE62FE">
          <w:rPr>
            <w:noProof/>
          </w:rPr>
          <w:delText>28</w:delText>
        </w:r>
      </w:del>
      <w:r w:rsidR="008A3512">
        <w:rPr>
          <w:noProof/>
        </w:rPr>
        <w:fldChar w:fldCharType="end"/>
      </w:r>
      <w:r>
        <w:t xml:space="preserve"> </w:t>
      </w:r>
      <w:r w:rsidRPr="00284A9A">
        <w:t>Transfer background to host</w:t>
      </w:r>
    </w:p>
    <w:p w14:paraId="297F2113" w14:textId="0CF9D297" w:rsidR="00180CB3" w:rsidRDefault="00180CB3" w:rsidP="00180CB3">
      <w:pPr>
        <w:pStyle w:val="Heading1"/>
      </w:pPr>
      <w:bookmarkStart w:id="555" w:name="_Toc87963193"/>
      <w:r>
        <w:t>Host data averaging</w:t>
      </w:r>
      <w:bookmarkEnd w:id="555"/>
    </w:p>
    <w:p w14:paraId="67109ACF" w14:textId="31CFB9F4" w:rsidR="00180CB3" w:rsidRPr="00180CB3" w:rsidRDefault="00E814BF" w:rsidP="00895ABD">
      <w:pPr>
        <w:jc w:val="both"/>
      </w:pPr>
      <w:r>
        <w:t>This</w:t>
      </w:r>
      <w:r w:rsidR="00895ABD">
        <w:t xml:space="preserve"> loop</w:t>
      </w:r>
      <w:r>
        <w:t xml:space="preserve"> prepares the pixel data of image channels and bundles it into </w:t>
      </w:r>
      <w:r w:rsidR="00895ABD">
        <w:t>FIFO named</w:t>
      </w:r>
      <w:r w:rsidR="00895ABD" w:rsidRPr="00895ABD">
        <w:rPr>
          <w:i/>
        </w:rPr>
        <w:t xml:space="preserve"> </w:t>
      </w:r>
      <w:proofErr w:type="spellStart"/>
      <w:r w:rsidRPr="00895ABD">
        <w:rPr>
          <w:i/>
        </w:rPr>
        <w:t>outBundle</w:t>
      </w:r>
      <w:proofErr w:type="spellEnd"/>
      <w:r>
        <w:t>. Averaging all data between two consecutive pixel event flag</w:t>
      </w:r>
      <w:r w:rsidR="0072012A">
        <w:t>s (</w:t>
      </w:r>
      <w:r w:rsidR="0072012A" w:rsidRPr="00895ABD">
        <w:rPr>
          <w:i/>
        </w:rPr>
        <w:t>se-</w:t>
      </w:r>
      <w:proofErr w:type="spellStart"/>
      <w:r w:rsidR="0072012A" w:rsidRPr="00895ABD">
        <w:rPr>
          <w:i/>
        </w:rPr>
        <w:t>hdt.</w:t>
      </w:r>
      <w:proofErr w:type="gramStart"/>
      <w:r w:rsidR="0072012A" w:rsidRPr="00895ABD">
        <w:rPr>
          <w:i/>
        </w:rPr>
        <w:t>t.pixelEvent</w:t>
      </w:r>
      <w:proofErr w:type="spellEnd"/>
      <w:proofErr w:type="gramEnd"/>
      <w:r w:rsidR="0072012A">
        <w:t>)</w:t>
      </w:r>
      <w:r>
        <w:t xml:space="preserve"> is </w:t>
      </w:r>
      <w:r w:rsidR="0072012A">
        <w:t>possible (</w:t>
      </w:r>
      <w:proofErr w:type="spellStart"/>
      <w:r w:rsidR="0072012A" w:rsidRPr="00895ABD">
        <w:rPr>
          <w:i/>
        </w:rPr>
        <w:t>hdt.p.mainAverageChannelsEnabled</w:t>
      </w:r>
      <w:proofErr w:type="spellEnd"/>
      <w:r w:rsidR="0072012A">
        <w:t xml:space="preserve">). </w:t>
      </w:r>
      <w:proofErr w:type="spellStart"/>
      <w:r w:rsidRPr="00895ABD">
        <w:rPr>
          <w:i/>
        </w:rPr>
        <w:t>outBundle</w:t>
      </w:r>
      <w:proofErr w:type="spellEnd"/>
      <w:r w:rsidRPr="00895ABD">
        <w:rPr>
          <w:i/>
        </w:rPr>
        <w:t xml:space="preserve"> </w:t>
      </w:r>
      <w:r>
        <w:t xml:space="preserve">is an array of 8 image channels. </w:t>
      </w:r>
      <w:ins w:id="556" w:author="Marcos Penedo Garcia" w:date="2022-01-14T18:40:00Z">
        <w:r w:rsidR="00C6601A">
          <w:t xml:space="preserve">The first two are Height and Error. These channels are fixed but the remaining six channels can be selected between various options through the </w:t>
        </w:r>
        <w:proofErr w:type="spellStart"/>
        <w:r w:rsidR="00C6601A" w:rsidRPr="0040515D">
          <w:rPr>
            <w:i/>
            <w:iCs/>
          </w:rPr>
          <w:t>hdt.int.s.AISource</w:t>
        </w:r>
        <w:proofErr w:type="spellEnd"/>
        <w:r w:rsidR="00C6601A">
          <w:t xml:space="preserve"> array, which defines which other six channels are selected from the following options</w:t>
        </w:r>
      </w:ins>
      <w:del w:id="557" w:author="Marcos Penedo Garcia" w:date="2022-01-14T18:40:00Z">
        <w:r w:rsidDel="00C6601A">
          <w:delText>The first two are Height and Error. These channels are fixed but the remaining six can be selected between various options</w:delText>
        </w:r>
      </w:del>
      <w:r>
        <w:t>: AI0-7, ORT interaction approach slope (</w:t>
      </w:r>
      <w:r w:rsidRPr="00895ABD">
        <w:rPr>
          <w:i/>
        </w:rPr>
        <w:t>fb-</w:t>
      </w:r>
      <w:proofErr w:type="spellStart"/>
      <w:r w:rsidRPr="00895ABD">
        <w:rPr>
          <w:i/>
        </w:rPr>
        <w:t>hdt.t.fwdSlope</w:t>
      </w:r>
      <w:proofErr w:type="spellEnd"/>
      <w:r>
        <w:t>), ORT interaction retract slope (</w:t>
      </w:r>
      <w:r w:rsidRPr="00895ABD">
        <w:rPr>
          <w:i/>
        </w:rPr>
        <w:t>fb-</w:t>
      </w:r>
      <w:proofErr w:type="spellStart"/>
      <w:r w:rsidRPr="00895ABD">
        <w:rPr>
          <w:i/>
        </w:rPr>
        <w:t>hdt.t.bwdSlope</w:t>
      </w:r>
      <w:proofErr w:type="spellEnd"/>
      <w:r>
        <w:t>), ORT interaction retract min (</w:t>
      </w:r>
      <w:r w:rsidRPr="00895ABD">
        <w:rPr>
          <w:i/>
        </w:rPr>
        <w:t>fb-</w:t>
      </w:r>
      <w:proofErr w:type="spellStart"/>
      <w:r w:rsidRPr="00895ABD">
        <w:rPr>
          <w:i/>
        </w:rPr>
        <w:t>hdt.t.minBwd</w:t>
      </w:r>
      <w:proofErr w:type="spellEnd"/>
      <w:r>
        <w:t>), ORT interaction dissipation (</w:t>
      </w:r>
      <w:r w:rsidRPr="00895ABD">
        <w:rPr>
          <w:i/>
        </w:rPr>
        <w:t>fb-</w:t>
      </w:r>
      <w:proofErr w:type="spellStart"/>
      <w:r w:rsidRPr="00895ABD">
        <w:rPr>
          <w:i/>
        </w:rPr>
        <w:t>hdt.t.Dissipation</w:t>
      </w:r>
      <w:proofErr w:type="spellEnd"/>
      <w:r>
        <w:t>), tapping mode magnitude (</w:t>
      </w:r>
      <w:proofErr w:type="spellStart"/>
      <w:r w:rsidRPr="00895ABD">
        <w:rPr>
          <w:i/>
        </w:rPr>
        <w:t>lia.hdt.mag</w:t>
      </w:r>
      <w:proofErr w:type="spellEnd"/>
      <w:r>
        <w:t>), tapping mode phase (</w:t>
      </w:r>
      <w:proofErr w:type="spellStart"/>
      <w:r w:rsidRPr="00895ABD">
        <w:rPr>
          <w:i/>
        </w:rPr>
        <w:t>lia.phase</w:t>
      </w:r>
      <w:proofErr w:type="spellEnd"/>
      <w:r>
        <w:t>), auxiliary input (</w:t>
      </w:r>
      <w:proofErr w:type="spellStart"/>
      <w:r w:rsidRPr="00895ABD">
        <w:rPr>
          <w:i/>
        </w:rPr>
        <w:t>outAuxIn</w:t>
      </w:r>
      <w:proofErr w:type="spellEnd"/>
      <w:r>
        <w:t xml:space="preserve">). </w:t>
      </w:r>
    </w:p>
    <w:p w14:paraId="5FF40358" w14:textId="77777777" w:rsidR="00BF2224" w:rsidRDefault="00180CB3" w:rsidP="00BF2224">
      <w:pPr>
        <w:keepNext/>
      </w:pPr>
      <w:r w:rsidRPr="00180CB3">
        <w:rPr>
          <w:noProof/>
        </w:rPr>
        <w:drawing>
          <wp:inline distT="0" distB="0" distL="0" distR="0" wp14:anchorId="73279EF0" wp14:editId="76601451">
            <wp:extent cx="5240020" cy="14071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40020" cy="1407160"/>
                    </a:xfrm>
                    <a:prstGeom prst="rect">
                      <a:avLst/>
                    </a:prstGeom>
                    <a:noFill/>
                    <a:ln>
                      <a:noFill/>
                    </a:ln>
                  </pic:spPr>
                </pic:pic>
              </a:graphicData>
            </a:graphic>
          </wp:inline>
        </w:drawing>
      </w:r>
    </w:p>
    <w:p w14:paraId="7E88D8B7" w14:textId="4F99F666" w:rsidR="00180CB3"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58" w:author="Navid Asmari Saadabad" w:date="2022-01-14T17:20:00Z">
        <w:r w:rsidR="005A2A33">
          <w:rPr>
            <w:noProof/>
          </w:rPr>
          <w:t>34</w:t>
        </w:r>
      </w:ins>
      <w:del w:id="559" w:author="Navid Asmari Saadabad" w:date="2022-01-14T14:44:00Z">
        <w:r w:rsidDel="00EE62FE">
          <w:rPr>
            <w:noProof/>
          </w:rPr>
          <w:delText>29</w:delText>
        </w:r>
      </w:del>
      <w:r w:rsidR="008A3512">
        <w:rPr>
          <w:noProof/>
        </w:rPr>
        <w:fldChar w:fldCharType="end"/>
      </w:r>
      <w:r>
        <w:t xml:space="preserve"> </w:t>
      </w:r>
      <w:r w:rsidRPr="00EC1C5C">
        <w:t>Host data averaging</w:t>
      </w:r>
    </w:p>
    <w:p w14:paraId="71150C5A" w14:textId="1A407FE5" w:rsidR="0072012A" w:rsidRDefault="0072012A" w:rsidP="0072012A">
      <w:pPr>
        <w:pStyle w:val="Heading1"/>
      </w:pPr>
      <w:bookmarkStart w:id="560" w:name="_Toc87963194"/>
      <w:r>
        <w:t>Host data transfer main</w:t>
      </w:r>
      <w:bookmarkEnd w:id="560"/>
    </w:p>
    <w:p w14:paraId="37772A37" w14:textId="30DC4997" w:rsidR="0072012A" w:rsidRPr="00905EA8" w:rsidRDefault="0072012A" w:rsidP="0072012A">
      <w:r>
        <w:t>Selected image channel pixel data is sent via DMA FIFO (</w:t>
      </w:r>
      <w:r w:rsidRPr="00895ABD">
        <w:rPr>
          <w:i/>
        </w:rPr>
        <w:t>hdt.t2h.mainStream</w:t>
      </w:r>
      <w:r>
        <w:t xml:space="preserve">) to host. </w:t>
      </w:r>
      <w:proofErr w:type="spellStart"/>
      <w:ins w:id="561" w:author="Kangül Mustafa" w:date="2022-02-21T18:19:00Z">
        <w:r w:rsidR="002218E2">
          <w:t>outBundle</w:t>
        </w:r>
        <w:proofErr w:type="spellEnd"/>
        <w:r w:rsidR="002218E2">
          <w:t xml:space="preserve"> stores </w:t>
        </w:r>
      </w:ins>
      <w:ins w:id="562" w:author="Kangül Mustafa" w:date="2022-02-21T18:28:00Z">
        <w:r w:rsidR="00905EA8">
          <w:t>an array of 8 elements for a</w:t>
        </w:r>
      </w:ins>
      <w:ins w:id="563" w:author="Kangül Mustafa" w:date="2022-02-21T18:20:00Z">
        <w:r w:rsidR="002218E2">
          <w:t xml:space="preserve"> </w:t>
        </w:r>
      </w:ins>
      <w:ins w:id="564" w:author="Kangül Mustafa" w:date="2022-02-21T18:21:00Z">
        <w:r w:rsidR="002218E2">
          <w:t xml:space="preserve">pixel. </w:t>
        </w:r>
      </w:ins>
      <w:ins w:id="565" w:author="Kangül Mustafa" w:date="2022-02-21T18:29:00Z">
        <w:r w:rsidR="00905EA8">
          <w:t xml:space="preserve">Elements of this array is written on </w:t>
        </w:r>
        <w:r w:rsidR="00905EA8" w:rsidRPr="00895ABD">
          <w:rPr>
            <w:i/>
          </w:rPr>
          <w:t>hdt.t2h.mainStream</w:t>
        </w:r>
        <w:r w:rsidR="00905EA8">
          <w:rPr>
            <w:i/>
          </w:rPr>
          <w:t xml:space="preserve"> </w:t>
        </w:r>
        <w:r w:rsidR="00905EA8">
          <w:t>one by one</w:t>
        </w:r>
      </w:ins>
      <w:ins w:id="566" w:author="Kangül Mustafa" w:date="2022-02-21T18:46:00Z">
        <w:r w:rsidR="00B62B60">
          <w:t>.</w:t>
        </w:r>
      </w:ins>
    </w:p>
    <w:p w14:paraId="53A1876C" w14:textId="77777777" w:rsidR="00BF2224" w:rsidRDefault="0072012A" w:rsidP="00BF2224">
      <w:pPr>
        <w:keepNext/>
      </w:pPr>
      <w:r w:rsidRPr="0072012A">
        <w:rPr>
          <w:noProof/>
        </w:rPr>
        <w:lastRenderedPageBreak/>
        <w:drawing>
          <wp:inline distT="0" distB="0" distL="0" distR="0" wp14:anchorId="43C1947D" wp14:editId="3540A765">
            <wp:extent cx="5125085" cy="19983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25085" cy="1998345"/>
                    </a:xfrm>
                    <a:prstGeom prst="rect">
                      <a:avLst/>
                    </a:prstGeom>
                    <a:noFill/>
                    <a:ln>
                      <a:noFill/>
                    </a:ln>
                  </pic:spPr>
                </pic:pic>
              </a:graphicData>
            </a:graphic>
          </wp:inline>
        </w:drawing>
      </w:r>
    </w:p>
    <w:p w14:paraId="429D8F06" w14:textId="544EBD1F" w:rsidR="0072012A"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67" w:author="Navid Asmari Saadabad" w:date="2022-01-14T17:20:00Z">
        <w:r w:rsidR="005A2A33">
          <w:rPr>
            <w:noProof/>
          </w:rPr>
          <w:t>35</w:t>
        </w:r>
      </w:ins>
      <w:del w:id="568" w:author="Navid Asmari Saadabad" w:date="2022-01-14T14:44:00Z">
        <w:r w:rsidDel="00EE62FE">
          <w:rPr>
            <w:noProof/>
          </w:rPr>
          <w:delText>30</w:delText>
        </w:r>
      </w:del>
      <w:r w:rsidR="008A3512">
        <w:rPr>
          <w:noProof/>
        </w:rPr>
        <w:fldChar w:fldCharType="end"/>
      </w:r>
      <w:r>
        <w:t xml:space="preserve"> </w:t>
      </w:r>
      <w:r w:rsidRPr="00805CC1">
        <w:t>Host data transfer main</w:t>
      </w:r>
    </w:p>
    <w:p w14:paraId="7D2F5188" w14:textId="011D088C" w:rsidR="00087422" w:rsidRDefault="00087422" w:rsidP="00087422">
      <w:pPr>
        <w:pStyle w:val="Heading1"/>
      </w:pPr>
      <w:bookmarkStart w:id="569" w:name="_Toc87963195"/>
      <w:r>
        <w:t xml:space="preserve">Aux inputs recording and </w:t>
      </w:r>
      <w:proofErr w:type="spellStart"/>
      <w:r>
        <w:t>passover</w:t>
      </w:r>
      <w:proofErr w:type="spellEnd"/>
      <w:r>
        <w:t xml:space="preserve"> to averaging</w:t>
      </w:r>
      <w:bookmarkEnd w:id="569"/>
    </w:p>
    <w:p w14:paraId="463E3FCD" w14:textId="77777777" w:rsidR="00BF2224" w:rsidRDefault="00087422" w:rsidP="00BF2224">
      <w:pPr>
        <w:keepNext/>
      </w:pPr>
      <w:r w:rsidRPr="00087422">
        <w:rPr>
          <w:noProof/>
        </w:rPr>
        <w:drawing>
          <wp:inline distT="0" distB="0" distL="0" distR="0" wp14:anchorId="048F5C5E" wp14:editId="229F8697">
            <wp:extent cx="4397375" cy="170307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97375" cy="1703070"/>
                    </a:xfrm>
                    <a:prstGeom prst="rect">
                      <a:avLst/>
                    </a:prstGeom>
                    <a:noFill/>
                    <a:ln>
                      <a:noFill/>
                    </a:ln>
                  </pic:spPr>
                </pic:pic>
              </a:graphicData>
            </a:graphic>
          </wp:inline>
        </w:drawing>
      </w:r>
    </w:p>
    <w:p w14:paraId="0BBEBCB6" w14:textId="0998F159" w:rsidR="00087422"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70" w:author="Navid Asmari Saadabad" w:date="2022-01-14T17:20:00Z">
        <w:r w:rsidR="005A2A33">
          <w:rPr>
            <w:noProof/>
          </w:rPr>
          <w:t>36</w:t>
        </w:r>
      </w:ins>
      <w:del w:id="571" w:author="Navid Asmari Saadabad" w:date="2022-01-14T14:44:00Z">
        <w:r w:rsidDel="00EE62FE">
          <w:rPr>
            <w:noProof/>
          </w:rPr>
          <w:delText>31</w:delText>
        </w:r>
      </w:del>
      <w:r w:rsidR="008A3512">
        <w:rPr>
          <w:noProof/>
        </w:rPr>
        <w:fldChar w:fldCharType="end"/>
      </w:r>
      <w:r>
        <w:t xml:space="preserve"> </w:t>
      </w:r>
      <w:r w:rsidRPr="00916B05">
        <w:t xml:space="preserve">Aux inputs recording and </w:t>
      </w:r>
      <w:proofErr w:type="spellStart"/>
      <w:r w:rsidRPr="00916B05">
        <w:t>passover</w:t>
      </w:r>
      <w:proofErr w:type="spellEnd"/>
      <w:r w:rsidRPr="00916B05">
        <w:t xml:space="preserve"> to averaging</w:t>
      </w:r>
    </w:p>
    <w:p w14:paraId="79A04B94" w14:textId="063F4FDC" w:rsidR="00087422" w:rsidRPr="00554F08" w:rsidRDefault="0026180A" w:rsidP="0072012A">
      <w:pPr>
        <w:rPr>
          <w:color w:val="000000" w:themeColor="text1"/>
        </w:rPr>
      </w:pPr>
      <w:proofErr w:type="spellStart"/>
      <w:r w:rsidRPr="00554F08">
        <w:rPr>
          <w:color w:val="000000" w:themeColor="text1"/>
        </w:rPr>
        <w:t>aio-hdt.aux</w:t>
      </w:r>
      <w:proofErr w:type="spellEnd"/>
      <w:r w:rsidRPr="00554F08">
        <w:rPr>
          <w:color w:val="000000" w:themeColor="text1"/>
        </w:rPr>
        <w:t xml:space="preserve"> has AI4-7</w:t>
      </w:r>
      <w:r w:rsidR="00554F08">
        <w:rPr>
          <w:color w:val="000000" w:themeColor="text1"/>
        </w:rPr>
        <w:t xml:space="preserve">. </w:t>
      </w:r>
      <w:r w:rsidRPr="00554F08">
        <w:rPr>
          <w:color w:val="000000" w:themeColor="text1"/>
        </w:rPr>
        <w:t>3 free channels</w:t>
      </w:r>
      <w:r w:rsidR="00554F08">
        <w:rPr>
          <w:color w:val="000000" w:themeColor="text1"/>
        </w:rPr>
        <w:t xml:space="preserve"> are added and total 8 channels are written into </w:t>
      </w:r>
      <w:proofErr w:type="spellStart"/>
      <w:r w:rsidR="00554F08">
        <w:rPr>
          <w:color w:val="000000" w:themeColor="text1"/>
        </w:rPr>
        <w:t>inBundleAux</w:t>
      </w:r>
      <w:proofErr w:type="spellEnd"/>
      <w:r w:rsidRPr="00554F08">
        <w:rPr>
          <w:color w:val="000000" w:themeColor="text1"/>
        </w:rPr>
        <w:t xml:space="preserve">. This data is fed into aux data transfer channel for host transfer. </w:t>
      </w:r>
    </w:p>
    <w:p w14:paraId="3DE2C726" w14:textId="0D0A2936" w:rsidR="00087422" w:rsidRDefault="00087422" w:rsidP="00087422">
      <w:pPr>
        <w:pStyle w:val="Heading1"/>
      </w:pPr>
      <w:bookmarkStart w:id="572" w:name="_Toc87963196"/>
      <w:r>
        <w:t>Aux inputs averaging and pixel synchronous output</w:t>
      </w:r>
      <w:bookmarkEnd w:id="572"/>
    </w:p>
    <w:p w14:paraId="7DF3EF75" w14:textId="77777777" w:rsidR="00BF2224" w:rsidRDefault="00087422" w:rsidP="00BF2224">
      <w:pPr>
        <w:keepNext/>
      </w:pPr>
      <w:r w:rsidRPr="00087422">
        <w:rPr>
          <w:noProof/>
        </w:rPr>
        <w:drawing>
          <wp:inline distT="0" distB="0" distL="0" distR="0" wp14:anchorId="13B369BC" wp14:editId="1AB84C04">
            <wp:extent cx="5943600" cy="232454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324544"/>
                    </a:xfrm>
                    <a:prstGeom prst="rect">
                      <a:avLst/>
                    </a:prstGeom>
                    <a:noFill/>
                    <a:ln>
                      <a:noFill/>
                    </a:ln>
                  </pic:spPr>
                </pic:pic>
              </a:graphicData>
            </a:graphic>
          </wp:inline>
        </w:drawing>
      </w:r>
    </w:p>
    <w:p w14:paraId="7F323AF3" w14:textId="66137C50" w:rsidR="00087422"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73" w:author="Navid Asmari Saadabad" w:date="2022-01-14T17:20:00Z">
        <w:r w:rsidR="005A2A33">
          <w:rPr>
            <w:noProof/>
          </w:rPr>
          <w:t>37</w:t>
        </w:r>
      </w:ins>
      <w:del w:id="574" w:author="Navid Asmari Saadabad" w:date="2022-01-14T14:44:00Z">
        <w:r w:rsidDel="00EE62FE">
          <w:rPr>
            <w:noProof/>
          </w:rPr>
          <w:delText>32</w:delText>
        </w:r>
      </w:del>
      <w:r w:rsidR="008A3512">
        <w:rPr>
          <w:noProof/>
        </w:rPr>
        <w:fldChar w:fldCharType="end"/>
      </w:r>
      <w:r>
        <w:t xml:space="preserve"> </w:t>
      </w:r>
      <w:r w:rsidRPr="00CA02F3">
        <w:t>Aux inputs averaging and pixel synchronous output</w:t>
      </w:r>
    </w:p>
    <w:p w14:paraId="776294BB" w14:textId="32EEF44D" w:rsidR="0026180A" w:rsidRPr="00554F08" w:rsidRDefault="0026180A" w:rsidP="0072012A">
      <w:pPr>
        <w:rPr>
          <w:color w:val="000000" w:themeColor="text1"/>
        </w:rPr>
      </w:pPr>
      <w:proofErr w:type="spellStart"/>
      <w:r w:rsidRPr="00554F08">
        <w:rPr>
          <w:color w:val="000000" w:themeColor="text1"/>
        </w:rPr>
        <w:lastRenderedPageBreak/>
        <w:t>inBundleAux</w:t>
      </w:r>
      <w:proofErr w:type="spellEnd"/>
      <w:r w:rsidRPr="00554F08">
        <w:rPr>
          <w:color w:val="000000" w:themeColor="text1"/>
        </w:rPr>
        <w:t xml:space="preserve"> FIFO is synched to pixel event and averaged on demand. Then written into </w:t>
      </w:r>
      <w:proofErr w:type="spellStart"/>
      <w:r w:rsidRPr="00554F08">
        <w:rPr>
          <w:color w:val="000000" w:themeColor="text1"/>
        </w:rPr>
        <w:t>outBundleAux</w:t>
      </w:r>
      <w:proofErr w:type="spellEnd"/>
      <w:r w:rsidR="00554F08">
        <w:rPr>
          <w:color w:val="000000" w:themeColor="text1"/>
        </w:rPr>
        <w:t>.</w:t>
      </w:r>
    </w:p>
    <w:p w14:paraId="5D7AC951" w14:textId="6AE20DB7" w:rsidR="00087422" w:rsidRDefault="00087422" w:rsidP="00087422">
      <w:pPr>
        <w:pStyle w:val="Heading1"/>
      </w:pPr>
      <w:bookmarkStart w:id="575" w:name="_Toc87963197"/>
      <w:r>
        <w:t>Aux bundle to host</w:t>
      </w:r>
      <w:bookmarkEnd w:id="575"/>
    </w:p>
    <w:p w14:paraId="11081921" w14:textId="77777777" w:rsidR="00BF2224" w:rsidRDefault="00087422" w:rsidP="00BF2224">
      <w:pPr>
        <w:keepNext/>
      </w:pPr>
      <w:r w:rsidRPr="00087422">
        <w:rPr>
          <w:noProof/>
        </w:rPr>
        <w:drawing>
          <wp:inline distT="0" distB="0" distL="0" distR="0" wp14:anchorId="6EAA7226" wp14:editId="5723A208">
            <wp:extent cx="4411345" cy="1731010"/>
            <wp:effectExtent l="0" t="0" r="825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1345" cy="1731010"/>
                    </a:xfrm>
                    <a:prstGeom prst="rect">
                      <a:avLst/>
                    </a:prstGeom>
                    <a:noFill/>
                    <a:ln>
                      <a:noFill/>
                    </a:ln>
                  </pic:spPr>
                </pic:pic>
              </a:graphicData>
            </a:graphic>
          </wp:inline>
        </w:drawing>
      </w:r>
    </w:p>
    <w:p w14:paraId="491AE175" w14:textId="0B505AED" w:rsidR="00087422"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576" w:author="Navid Asmari Saadabad" w:date="2022-01-14T17:20:00Z">
        <w:r w:rsidR="005A2A33">
          <w:rPr>
            <w:noProof/>
          </w:rPr>
          <w:t>38</w:t>
        </w:r>
      </w:ins>
      <w:del w:id="577" w:author="Navid Asmari Saadabad" w:date="2022-01-14T14:44:00Z">
        <w:r w:rsidDel="00EE62FE">
          <w:rPr>
            <w:noProof/>
          </w:rPr>
          <w:delText>33</w:delText>
        </w:r>
      </w:del>
      <w:r w:rsidR="008A3512">
        <w:rPr>
          <w:noProof/>
        </w:rPr>
        <w:fldChar w:fldCharType="end"/>
      </w:r>
      <w:r>
        <w:t xml:space="preserve"> </w:t>
      </w:r>
      <w:r w:rsidRPr="00996AF4">
        <w:t>Aux bundle to host</w:t>
      </w:r>
    </w:p>
    <w:p w14:paraId="34BC049A" w14:textId="4298EE1F" w:rsidR="0072012A" w:rsidRPr="00554F08" w:rsidRDefault="0026180A" w:rsidP="0072012A">
      <w:pPr>
        <w:rPr>
          <w:color w:val="000000" w:themeColor="text1"/>
        </w:rPr>
      </w:pPr>
      <w:proofErr w:type="spellStart"/>
      <w:r w:rsidRPr="00554F08">
        <w:rPr>
          <w:color w:val="000000" w:themeColor="text1"/>
        </w:rPr>
        <w:t>outBundleAux</w:t>
      </w:r>
      <w:proofErr w:type="spellEnd"/>
      <w:r w:rsidRPr="00554F08">
        <w:rPr>
          <w:color w:val="000000" w:themeColor="text1"/>
        </w:rPr>
        <w:t xml:space="preserve"> FIFO is transferred to host via DMA FIFO hdt.t2h.auxStream. </w:t>
      </w:r>
    </w:p>
    <w:p w14:paraId="7FF404FB" w14:textId="1F1AFD9E" w:rsidR="0026180A" w:rsidRDefault="0026180A" w:rsidP="0026180A">
      <w:pPr>
        <w:pStyle w:val="Heading1"/>
      </w:pPr>
      <w:bookmarkStart w:id="578" w:name="_Toc87963198"/>
      <w:r>
        <w:t>Memory write access for scan engine</w:t>
      </w:r>
      <w:bookmarkEnd w:id="578"/>
    </w:p>
    <w:p w14:paraId="0699204B" w14:textId="1DBBFF35" w:rsidR="008C0086" w:rsidRDefault="0026180A" w:rsidP="008C0086">
      <w:pPr>
        <w:jc w:val="both"/>
      </w:pPr>
      <w:r>
        <w:t xml:space="preserve">Memory blocks regarding to the scan engine is filled in this while loop. </w:t>
      </w:r>
      <w:proofErr w:type="spellStart"/>
      <w:proofErr w:type="gramStart"/>
      <w:r w:rsidR="008C0086" w:rsidRPr="008C0086">
        <w:rPr>
          <w:i/>
        </w:rPr>
        <w:t>se.fastAxis</w:t>
      </w:r>
      <w:proofErr w:type="spellEnd"/>
      <w:proofErr w:type="gramEnd"/>
      <w:r w:rsidR="008C0086">
        <w:t xml:space="preserve"> , </w:t>
      </w:r>
      <w:proofErr w:type="spellStart"/>
      <w:r w:rsidR="008C0086" w:rsidRPr="008C0086">
        <w:rPr>
          <w:i/>
        </w:rPr>
        <w:t>se.slowAxis</w:t>
      </w:r>
      <w:proofErr w:type="spellEnd"/>
      <w:r w:rsidR="008C0086">
        <w:t xml:space="preserve"> , contain the data for the coarse waveform for slow and fast signals (x and y).</w:t>
      </w:r>
    </w:p>
    <w:p w14:paraId="3B78A0C2" w14:textId="5F2FCE41" w:rsidR="008C0086" w:rsidRDefault="008C0086" w:rsidP="008C0086">
      <w:pPr>
        <w:jc w:val="both"/>
      </w:pPr>
      <w:r>
        <w:t>These memory blocks are read in the scan engine to interpolate.</w:t>
      </w:r>
    </w:p>
    <w:p w14:paraId="69805E8D" w14:textId="65B5C44A" w:rsidR="0026180A" w:rsidRPr="0026180A" w:rsidRDefault="0026180A" w:rsidP="0026180A"/>
    <w:p w14:paraId="2FFACD10" w14:textId="77777777" w:rsidR="00BF2224" w:rsidRDefault="0026180A" w:rsidP="00BF2224">
      <w:pPr>
        <w:keepNext/>
      </w:pPr>
      <w:r w:rsidRPr="0026180A">
        <w:rPr>
          <w:noProof/>
          <w:color w:val="FF0000"/>
        </w:rPr>
        <w:drawing>
          <wp:inline distT="0" distB="0" distL="0" distR="0" wp14:anchorId="09B1A913" wp14:editId="5320C220">
            <wp:extent cx="5943600" cy="1870710"/>
            <wp:effectExtent l="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0"/>
                    <a:stretch>
                      <a:fillRect/>
                    </a:stretch>
                  </pic:blipFill>
                  <pic:spPr>
                    <a:xfrm>
                      <a:off x="0" y="0"/>
                      <a:ext cx="5943600" cy="1870710"/>
                    </a:xfrm>
                    <a:prstGeom prst="rect">
                      <a:avLst/>
                    </a:prstGeom>
                  </pic:spPr>
                </pic:pic>
              </a:graphicData>
            </a:graphic>
          </wp:inline>
        </w:drawing>
      </w:r>
    </w:p>
    <w:p w14:paraId="12EFA183" w14:textId="5B7DEFAD" w:rsidR="0026180A" w:rsidRDefault="00BF2224" w:rsidP="00BF2224">
      <w:pPr>
        <w:pStyle w:val="Caption"/>
        <w:rPr>
          <w:color w:val="FF0000"/>
        </w:rPr>
      </w:pPr>
      <w:r>
        <w:t xml:space="preserve">Figure </w:t>
      </w:r>
      <w:r w:rsidR="008A3512">
        <w:fldChar w:fldCharType="begin"/>
      </w:r>
      <w:r w:rsidR="008A3512">
        <w:instrText xml:space="preserve"> SEQ Figure \* ARABIC </w:instrText>
      </w:r>
      <w:r w:rsidR="008A3512">
        <w:fldChar w:fldCharType="separate"/>
      </w:r>
      <w:ins w:id="579" w:author="Navid Asmari Saadabad" w:date="2022-01-14T17:20:00Z">
        <w:r w:rsidR="005A2A33">
          <w:rPr>
            <w:noProof/>
          </w:rPr>
          <w:t>39</w:t>
        </w:r>
      </w:ins>
      <w:del w:id="580" w:author="Navid Asmari Saadabad" w:date="2022-01-14T14:44:00Z">
        <w:r w:rsidDel="00EE62FE">
          <w:rPr>
            <w:noProof/>
          </w:rPr>
          <w:delText>34</w:delText>
        </w:r>
      </w:del>
      <w:r w:rsidR="008A3512">
        <w:rPr>
          <w:noProof/>
        </w:rPr>
        <w:fldChar w:fldCharType="end"/>
      </w:r>
      <w:r>
        <w:t xml:space="preserve"> </w:t>
      </w:r>
      <w:r w:rsidRPr="00A01EE7">
        <w:t>Memory write access for scan engine</w:t>
      </w:r>
    </w:p>
    <w:p w14:paraId="22945B49" w14:textId="23191D25" w:rsidR="0026180A" w:rsidRDefault="0026180A" w:rsidP="0026180A">
      <w:pPr>
        <w:pStyle w:val="Heading1"/>
      </w:pPr>
      <w:bookmarkStart w:id="581" w:name="_Toc87963199"/>
      <w:r>
        <w:t>scan loop</w:t>
      </w:r>
      <w:bookmarkEnd w:id="581"/>
    </w:p>
    <w:p w14:paraId="67A9682A" w14:textId="0D9BBD71" w:rsidR="00434E9A" w:rsidRDefault="00434E9A" w:rsidP="00434E9A">
      <w:pPr>
        <w:jc w:val="both"/>
      </w:pPr>
      <w:r>
        <w:t xml:space="preserve">There are two general modes of working in the scan engine: </w:t>
      </w:r>
      <w:r w:rsidR="00554F08">
        <w:t>s</w:t>
      </w:r>
      <w:r>
        <w:t xml:space="preserve">canning, </w:t>
      </w:r>
      <w:r w:rsidR="00554F08">
        <w:t>m</w:t>
      </w:r>
      <w:r>
        <w:t xml:space="preserve">oving. Scanning refers to the case when the scan engine sends the triangular and ramp signals to the output (when the AFM is scanning the surface) and </w:t>
      </w:r>
      <w:r w:rsidR="00554F08">
        <w:t>m</w:t>
      </w:r>
      <w:r>
        <w:t xml:space="preserve">oving refers to the case when the scan engine prepares the signal such that the scanner </w:t>
      </w:r>
      <w:r w:rsidR="00BA31E0">
        <w:t>moves to a specific position.</w:t>
      </w:r>
    </w:p>
    <w:p w14:paraId="0B02E637" w14:textId="77777777" w:rsidR="00554F08" w:rsidRDefault="00554F08" w:rsidP="00554F08">
      <w:pPr>
        <w:keepNext/>
        <w:jc w:val="both"/>
      </w:pPr>
      <w:r w:rsidRPr="0026180A">
        <w:rPr>
          <w:noProof/>
          <w:color w:val="FF0000"/>
        </w:rPr>
        <w:lastRenderedPageBreak/>
        <w:drawing>
          <wp:inline distT="0" distB="0" distL="0" distR="0" wp14:anchorId="6FA30809" wp14:editId="5C7841EC">
            <wp:extent cx="5943600" cy="3440430"/>
            <wp:effectExtent l="0" t="0" r="0" b="762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1"/>
                    <a:stretch>
                      <a:fillRect/>
                    </a:stretch>
                  </pic:blipFill>
                  <pic:spPr>
                    <a:xfrm>
                      <a:off x="0" y="0"/>
                      <a:ext cx="5943600" cy="3440430"/>
                    </a:xfrm>
                    <a:prstGeom prst="rect">
                      <a:avLst/>
                    </a:prstGeom>
                  </pic:spPr>
                </pic:pic>
              </a:graphicData>
            </a:graphic>
          </wp:inline>
        </w:drawing>
      </w:r>
    </w:p>
    <w:p w14:paraId="0946792A" w14:textId="5AC240C5" w:rsidR="00554F08" w:rsidRDefault="00554F08" w:rsidP="00554F08">
      <w:pPr>
        <w:pStyle w:val="Caption"/>
        <w:jc w:val="both"/>
      </w:pPr>
      <w:r>
        <w:t xml:space="preserve">Figure </w:t>
      </w:r>
      <w:r w:rsidR="008A3512">
        <w:fldChar w:fldCharType="begin"/>
      </w:r>
      <w:r w:rsidR="008A3512">
        <w:instrText xml:space="preserve"> SEQ Figure \* ARABIC </w:instrText>
      </w:r>
      <w:r w:rsidR="008A3512">
        <w:fldChar w:fldCharType="separate"/>
      </w:r>
      <w:ins w:id="582" w:author="Navid Asmari Saadabad" w:date="2022-01-14T17:20:00Z">
        <w:r w:rsidR="005A2A33">
          <w:rPr>
            <w:noProof/>
          </w:rPr>
          <w:t>40</w:t>
        </w:r>
      </w:ins>
      <w:del w:id="583" w:author="Navid Asmari Saadabad" w:date="2022-01-14T14:44:00Z">
        <w:r w:rsidR="00BF2224" w:rsidDel="00EE62FE">
          <w:rPr>
            <w:noProof/>
          </w:rPr>
          <w:delText>35</w:delText>
        </w:r>
      </w:del>
      <w:r w:rsidR="008A3512">
        <w:rPr>
          <w:noProof/>
        </w:rPr>
        <w:fldChar w:fldCharType="end"/>
      </w:r>
      <w:r>
        <w:t xml:space="preserve"> scan loop</w:t>
      </w:r>
    </w:p>
    <w:p w14:paraId="5C7E06F9" w14:textId="77777777" w:rsidR="00CC5B04" w:rsidRDefault="00434E9A" w:rsidP="00CC5B04">
      <w:pPr>
        <w:jc w:val="both"/>
      </w:pPr>
      <w:r>
        <w:t xml:space="preserve">The signal sent from the host to the </w:t>
      </w:r>
      <w:r w:rsidR="00554F08">
        <w:t>scan loop</w:t>
      </w:r>
      <w:r>
        <w:t xml:space="preserve"> in FPGA, has the main shape of the signal</w:t>
      </w:r>
      <w:r w:rsidR="00554F08">
        <w:t xml:space="preserve">s </w:t>
      </w:r>
      <w:r>
        <w:t>with a limited number of points</w:t>
      </w:r>
      <w:r w:rsidR="00554F08">
        <w:t>.</w:t>
      </w:r>
      <w:r>
        <w:t xml:space="preserve"> </w:t>
      </w:r>
      <w:r w:rsidR="00554F08">
        <w:t>T</w:t>
      </w:r>
      <w:r>
        <w:t xml:space="preserve">he scan </w:t>
      </w:r>
      <w:r w:rsidR="00554F08">
        <w:t>loop</w:t>
      </w:r>
      <w:r>
        <w:t xml:space="preserve"> generates the output signal in the form of fine signal by interpolating between the points that it has received from host and later offsetting and scaling those generated points. </w:t>
      </w:r>
      <w:r w:rsidR="00CC5B04">
        <w:t>The main goal is to generate the signal with as many points as possible (the I</w:t>
      </w:r>
      <w:r w:rsidR="00CC5B04" w:rsidRPr="0061475B">
        <w:t>/O rate)</w:t>
      </w:r>
      <w:r w:rsidR="00CC5B04">
        <w:t>.</w:t>
      </w:r>
    </w:p>
    <w:p w14:paraId="77D708B8" w14:textId="62B88974" w:rsidR="00554F08" w:rsidRDefault="00434E9A" w:rsidP="00434E9A">
      <w:pPr>
        <w:jc w:val="both"/>
      </w:pPr>
      <w:r>
        <w:t>Moreover, while preparing the outputs signal, it checks the current point that it is preparing and enables several FIFOs based on the predefined conditions</w:t>
      </w:r>
      <w:r w:rsidR="00554F08">
        <w:t xml:space="preserve"> such as pixel event, end of line, end of frame</w:t>
      </w:r>
      <w:r>
        <w:t xml:space="preserve">. These FIFOs are used outside the scan engine to create the images.  </w:t>
      </w:r>
    </w:p>
    <w:p w14:paraId="23298490" w14:textId="0486A519" w:rsidR="00554F08" w:rsidRPr="0061475B" w:rsidRDefault="00554F08" w:rsidP="00554F08">
      <w:pPr>
        <w:keepNext/>
        <w:jc w:val="both"/>
      </w:pPr>
      <w:r w:rsidRPr="00554F08">
        <w:rPr>
          <w:noProof/>
          <w:color w:val="FF0000"/>
        </w:rPr>
        <w:t xml:space="preserve"> </w:t>
      </w:r>
      <w:r>
        <w:rPr>
          <w:noProof/>
        </w:rPr>
        <mc:AlternateContent>
          <mc:Choice Requires="wpg">
            <w:drawing>
              <wp:anchor distT="0" distB="0" distL="114300" distR="114300" simplePos="0" relativeHeight="251659264" behindDoc="0" locked="0" layoutInCell="1" allowOverlap="1" wp14:anchorId="7BFB3CD7" wp14:editId="7059FE63">
                <wp:simplePos x="0" y="0"/>
                <wp:positionH relativeFrom="column">
                  <wp:posOffset>0</wp:posOffset>
                </wp:positionH>
                <wp:positionV relativeFrom="paragraph">
                  <wp:posOffset>285750</wp:posOffset>
                </wp:positionV>
                <wp:extent cx="5716905" cy="1201420"/>
                <wp:effectExtent l="0" t="0" r="17145" b="17780"/>
                <wp:wrapTopAndBottom/>
                <wp:docPr id="54" name="Group 54"/>
                <wp:cNvGraphicFramePr/>
                <a:graphic xmlns:a="http://schemas.openxmlformats.org/drawingml/2006/main">
                  <a:graphicData uri="http://schemas.microsoft.com/office/word/2010/wordprocessingGroup">
                    <wpg:wgp>
                      <wpg:cNvGrpSpPr/>
                      <wpg:grpSpPr>
                        <a:xfrm>
                          <a:off x="0" y="0"/>
                          <a:ext cx="5716905" cy="1201420"/>
                          <a:chOff x="0" y="0"/>
                          <a:chExt cx="5717129" cy="1201802"/>
                        </a:xfrm>
                      </wpg:grpSpPr>
                      <wpg:grpSp>
                        <wpg:cNvPr id="55" name="Group 55"/>
                        <wpg:cNvGrpSpPr/>
                        <wpg:grpSpPr>
                          <a:xfrm>
                            <a:off x="0" y="397933"/>
                            <a:ext cx="5717129" cy="803869"/>
                            <a:chOff x="0" y="0"/>
                            <a:chExt cx="5717129" cy="803869"/>
                          </a:xfrm>
                        </wpg:grpSpPr>
                        <wps:wsp>
                          <wps:cNvPr id="56" name="Text Box 56"/>
                          <wps:cNvSpPr txBox="1"/>
                          <wps:spPr>
                            <a:xfrm>
                              <a:off x="0" y="341644"/>
                              <a:ext cx="854110" cy="341644"/>
                            </a:xfrm>
                            <a:prstGeom prst="rect">
                              <a:avLst/>
                            </a:prstGeom>
                            <a:solidFill>
                              <a:schemeClr val="lt1"/>
                            </a:solidFill>
                            <a:ln w="6350">
                              <a:solidFill>
                                <a:prstClr val="black"/>
                              </a:solidFill>
                            </a:ln>
                          </wps:spPr>
                          <wps:txbx>
                            <w:txbxContent>
                              <w:p w14:paraId="06483D81" w14:textId="77777777" w:rsidR="00855E2C" w:rsidRPr="00785C70" w:rsidRDefault="00855E2C" w:rsidP="00554F08">
                                <w:pPr>
                                  <w:jc w:val="center"/>
                                </w:pPr>
                                <w:r>
                                  <w:t>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1909187" y="261258"/>
                              <a:ext cx="1316334" cy="542611"/>
                            </a:xfrm>
                            <a:prstGeom prst="rect">
                              <a:avLst/>
                            </a:prstGeom>
                            <a:solidFill>
                              <a:schemeClr val="lt1"/>
                            </a:solidFill>
                            <a:ln w="6350">
                              <a:solidFill>
                                <a:prstClr val="black"/>
                              </a:solidFill>
                            </a:ln>
                          </wps:spPr>
                          <wps:txbx>
                            <w:txbxContent>
                              <w:p w14:paraId="1C6C3C48" w14:textId="77777777" w:rsidR="00855E2C" w:rsidRDefault="00855E2C" w:rsidP="00554F08">
                                <w:pPr>
                                  <w:jc w:val="center"/>
                                </w:pPr>
                                <w:r>
                                  <w:t xml:space="preserve">FPGA </w:t>
                                </w:r>
                              </w:p>
                              <w:p w14:paraId="7F515564" w14:textId="77777777" w:rsidR="00855E2C" w:rsidRPr="00785C70" w:rsidRDefault="00855E2C" w:rsidP="00554F08">
                                <w:pPr>
                                  <w:jc w:val="center"/>
                                </w:pPr>
                                <w:r>
                                  <w:t>(scan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4551904" y="381838"/>
                              <a:ext cx="1165225" cy="300990"/>
                            </a:xfrm>
                            <a:prstGeom prst="rect">
                              <a:avLst/>
                            </a:prstGeom>
                            <a:solidFill>
                              <a:schemeClr val="lt1"/>
                            </a:solidFill>
                            <a:ln w="6350">
                              <a:solidFill>
                                <a:prstClr val="black"/>
                              </a:solidFill>
                            </a:ln>
                          </wps:spPr>
                          <wps:txbx>
                            <w:txbxContent>
                              <w:p w14:paraId="6E45E937" w14:textId="77777777" w:rsidR="00855E2C" w:rsidRPr="00785C70" w:rsidRDefault="00855E2C" w:rsidP="00554F08">
                                <w:pPr>
                                  <w:jc w:val="center"/>
                                </w:pPr>
                                <w:r>
                                  <w:t>AO0 AO1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Straight Arrow Connector 59"/>
                          <wps:cNvCnPr/>
                          <wps:spPr>
                            <a:xfrm>
                              <a:off x="854110" y="495580"/>
                              <a:ext cx="1054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wps:spPr>
                            <a:xfrm>
                              <a:off x="3225521" y="565918"/>
                              <a:ext cx="132638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 name="Text Box 61"/>
                          <wps:cNvSpPr txBox="1"/>
                          <wps:spPr>
                            <a:xfrm>
                              <a:off x="1014884" y="0"/>
                              <a:ext cx="673240" cy="491832"/>
                            </a:xfrm>
                            <a:prstGeom prst="rect">
                              <a:avLst/>
                            </a:prstGeom>
                            <a:solidFill>
                              <a:schemeClr val="lt1"/>
                            </a:solidFill>
                            <a:ln w="6350">
                              <a:noFill/>
                            </a:ln>
                          </wps:spPr>
                          <wps:txbx>
                            <w:txbxContent>
                              <w:p w14:paraId="0B10E7FB" w14:textId="77777777" w:rsidR="00855E2C" w:rsidRPr="007D625E" w:rsidRDefault="00855E2C" w:rsidP="00554F08">
                                <w:pPr>
                                  <w:jc w:val="center"/>
                                </w:pPr>
                                <w:r>
                                  <w:t>Coarse signals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Text Box 62"/>
                          <wps:cNvSpPr txBox="1"/>
                          <wps:spPr>
                            <a:xfrm>
                              <a:off x="3526636" y="52993"/>
                              <a:ext cx="673100" cy="491490"/>
                            </a:xfrm>
                            <a:prstGeom prst="rect">
                              <a:avLst/>
                            </a:prstGeom>
                            <a:solidFill>
                              <a:schemeClr val="lt1"/>
                            </a:solidFill>
                            <a:ln w="6350">
                              <a:noFill/>
                            </a:ln>
                          </wps:spPr>
                          <wps:txbx>
                            <w:txbxContent>
                              <w:p w14:paraId="22A04B8C" w14:textId="77777777" w:rsidR="00855E2C" w:rsidRPr="007D625E" w:rsidRDefault="00855E2C" w:rsidP="00554F08">
                                <w:pPr>
                                  <w:jc w:val="center"/>
                                </w:pPr>
                                <w:r>
                                  <w:t>Fine signals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3" name="Elbow Connector 5"/>
                        <wps:cNvCnPr/>
                        <wps:spPr>
                          <a:xfrm flipV="1">
                            <a:off x="2573867" y="182033"/>
                            <a:ext cx="1032721" cy="47696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Text Box 64"/>
                        <wps:cNvSpPr txBox="1"/>
                        <wps:spPr>
                          <a:xfrm>
                            <a:off x="3606800" y="0"/>
                            <a:ext cx="1617133" cy="341392"/>
                          </a:xfrm>
                          <a:prstGeom prst="rect">
                            <a:avLst/>
                          </a:prstGeom>
                          <a:solidFill>
                            <a:schemeClr val="lt1"/>
                          </a:solidFill>
                          <a:ln w="6350">
                            <a:solidFill>
                              <a:prstClr val="black"/>
                            </a:solidFill>
                          </a:ln>
                        </wps:spPr>
                        <wps:txbx>
                          <w:txbxContent>
                            <w:p w14:paraId="7A7EF8A5" w14:textId="77777777" w:rsidR="00855E2C" w:rsidRPr="00785C70" w:rsidRDefault="00855E2C" w:rsidP="00554F08">
                              <w:pPr>
                                <w:jc w:val="center"/>
                              </w:pPr>
                              <w:r>
                                <w:t>Image details FIFOs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FB3CD7" id="Group 54" o:spid="_x0000_s1026" style="position:absolute;left:0;text-align:left;margin-left:0;margin-top:22.5pt;width:450.15pt;height:94.6pt;z-index:251659264" coordsize="57171,1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">
                <v:group id="Group 55" o:spid="_x0000_s1027" style="position:absolute;top:3979;width:57171;height:8039" coordsize="57171,8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type id="_x0000_t202" coordsize="21600,21600" o:spt="202" path="m,l,21600r21600,l21600,xe">
                    <v:stroke joinstyle="miter"/>
                    <v:path gradientshapeok="t" o:connecttype="rect"/>
                  </v:shapetype>
                  <v:shape id="Text Box 56" o:spid="_x0000_s1028" type="#_x0000_t202" style="position:absolute;top:3416;width:8541;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9NwgAAANsAAAAPAAAAZHJzL2Rvd25yZXYueG1sRI9BawIx&#10;FITvhf6H8Aq91WwLyr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ARmO9NwgAAANsAAAAPAAAA&#10;AAAAAAAAAAAAAAcCAABkcnMvZG93bnJldi54bWxQSwUGAAAAAAMAAwC3AAAA9gIAAAAA&#10;" fillcolor="white [3201]" strokeweight=".5pt">
                    <v:textbox>
                      <w:txbxContent>
                        <w:p w14:paraId="06483D81" w14:textId="77777777" w:rsidR="00855E2C" w:rsidRPr="00785C70" w:rsidRDefault="00855E2C" w:rsidP="00554F08">
                          <w:pPr>
                            <w:jc w:val="center"/>
                          </w:pPr>
                          <w:r>
                            <w:t>Host</w:t>
                          </w:r>
                        </w:p>
                      </w:txbxContent>
                    </v:textbox>
                  </v:shape>
                  <v:shape id="Text Box 57" o:spid="_x0000_s1029" type="#_x0000_t202" style="position:absolute;left:19091;top:2612;width:13164;height:5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rWwgAAANsAAAAPAAAAZHJzL2Rvd25yZXYueG1sRI9BSwMx&#10;FITvgv8hPMGbzSq0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B+1ErWwgAAANsAAAAPAAAA&#10;AAAAAAAAAAAAAAcCAABkcnMvZG93bnJldi54bWxQSwUGAAAAAAMAAwC3AAAA9gIAAAAA&#10;" fillcolor="white [3201]" strokeweight=".5pt">
                    <v:textbox>
                      <w:txbxContent>
                        <w:p w14:paraId="1C6C3C48" w14:textId="77777777" w:rsidR="00855E2C" w:rsidRDefault="00855E2C" w:rsidP="00554F08">
                          <w:pPr>
                            <w:jc w:val="center"/>
                          </w:pPr>
                          <w:r>
                            <w:t xml:space="preserve">FPGA </w:t>
                          </w:r>
                        </w:p>
                        <w:p w14:paraId="7F515564" w14:textId="77777777" w:rsidR="00855E2C" w:rsidRPr="00785C70" w:rsidRDefault="00855E2C" w:rsidP="00554F08">
                          <w:pPr>
                            <w:jc w:val="center"/>
                          </w:pPr>
                          <w:r>
                            <w:t>(scan engine)</w:t>
                          </w:r>
                        </w:p>
                      </w:txbxContent>
                    </v:textbox>
                  </v:shape>
                  <v:shape id="Text Box 58" o:spid="_x0000_s1030" type="#_x0000_t202" style="position:absolute;left:45519;top:3818;width:11652;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96kvwAAANsAAAAPAAAAZHJzL2Rvd25yZXYueG1sRE9NawIx&#10;EL0X+h/CFHqrWQuW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APS96kvwAAANsAAAAPAAAAAAAA&#10;AAAAAAAAAAcCAABkcnMvZG93bnJldi54bWxQSwUGAAAAAAMAAwC3AAAA8wIAAAAA&#10;" fillcolor="white [3201]" strokeweight=".5pt">
                    <v:textbox>
                      <w:txbxContent>
                        <w:p w14:paraId="6E45E937" w14:textId="77777777" w:rsidR="00855E2C" w:rsidRPr="00785C70" w:rsidRDefault="00855E2C" w:rsidP="00554F08">
                          <w:pPr>
                            <w:jc w:val="center"/>
                          </w:pPr>
                          <w:r>
                            <w:t>AO0 AO1</w:t>
                          </w:r>
                        </w:p>
                      </w:txbxContent>
                    </v:textbox>
                  </v:shape>
                  <v:shapetype id="_x0000_t32" coordsize="21600,21600" o:spt="32" o:oned="t" path="m,l21600,21600e" filled="f">
                    <v:path arrowok="t" fillok="f" o:connecttype="none"/>
                    <o:lock v:ext="edit" shapetype="t"/>
                  </v:shapetype>
                  <v:shape id="Straight Arrow Connector 59" o:spid="_x0000_s1031" type="#_x0000_t32" style="position:absolute;left:8541;top:4955;width:105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" strokecolor="#4472c4 [3204]" strokeweight=".5pt">
                    <v:stroke endarrow="block" joinstyle="miter"/>
                  </v:shape>
                  <v:shape id="Straight Arrow Connector 60" o:spid="_x0000_s1032" type="#_x0000_t32" style="position:absolute;left:32255;top:5659;width:132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" strokecolor="#4472c4 [3204]" strokeweight=".5pt">
                    <v:stroke endarrow="block" joinstyle="miter"/>
                  </v:shape>
                  <v:shape id="Text Box 61" o:spid="_x0000_s1033" type="#_x0000_t202" style="position:absolute;left:10148;width:6733;height:4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0B10E7FB" w14:textId="77777777" w:rsidR="00855E2C" w:rsidRPr="007D625E" w:rsidRDefault="00855E2C" w:rsidP="00554F08">
                          <w:pPr>
                            <w:jc w:val="center"/>
                          </w:pPr>
                          <w:r>
                            <w:t>Coarse signals</w:t>
                          </w:r>
                        </w:p>
                      </w:txbxContent>
                    </v:textbox>
                  </v:shape>
                  <v:shape id="Text Box 62" o:spid="_x0000_s1034" type="#_x0000_t202" style="position:absolute;left:35266;top:529;width:6731;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" fillcolor="white [3201]" stroked="f" strokeweight=".5pt">
                    <v:textbox>
                      <w:txbxContent>
                        <w:p w14:paraId="22A04B8C" w14:textId="77777777" w:rsidR="00855E2C" w:rsidRPr="007D625E" w:rsidRDefault="00855E2C" w:rsidP="00554F08">
                          <w:pPr>
                            <w:jc w:val="center"/>
                          </w:pPr>
                          <w:r>
                            <w:t>Fine signals</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35" type="#_x0000_t34" style="position:absolute;left:25738;top:1820;width:10327;height:476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" strokecolor="#4472c4 [3204]" strokeweight=".5pt">
                  <v:stroke endarrow="block"/>
                </v:shape>
                <v:shape id="Text Box 64" o:spid="_x0000_s1036" type="#_x0000_t202" style="position:absolute;left:36068;width:16171;height:3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" fillcolor="white [3201]" strokeweight=".5pt">
                  <v:textbox>
                    <w:txbxContent>
                      <w:p w14:paraId="7A7EF8A5" w14:textId="77777777" w:rsidR="00855E2C" w:rsidRPr="00785C70" w:rsidRDefault="00855E2C" w:rsidP="00554F08">
                        <w:pPr>
                          <w:jc w:val="center"/>
                        </w:pPr>
                        <w:r>
                          <w:t>Image details FIFOs</w:t>
                        </w:r>
                      </w:p>
                    </w:txbxContent>
                  </v:textbox>
                </v:shape>
                <w10:wrap type="topAndBottom"/>
              </v:group>
            </w:pict>
          </mc:Fallback>
        </mc:AlternateContent>
      </w:r>
      <w:r>
        <w:rPr>
          <w:noProof/>
        </w:rPr>
        <mc:AlternateContent>
          <mc:Choice Requires="wps">
            <w:drawing>
              <wp:anchor distT="0" distB="0" distL="114300" distR="114300" simplePos="0" relativeHeight="251660288" behindDoc="0" locked="0" layoutInCell="1" allowOverlap="1" wp14:anchorId="47810696" wp14:editId="3BE6949D">
                <wp:simplePos x="0" y="0"/>
                <wp:positionH relativeFrom="margin">
                  <wp:posOffset>48895</wp:posOffset>
                </wp:positionH>
                <wp:positionV relativeFrom="paragraph">
                  <wp:posOffset>1491615</wp:posOffset>
                </wp:positionV>
                <wp:extent cx="5716905"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716905" cy="635"/>
                        </a:xfrm>
                        <a:prstGeom prst="rect">
                          <a:avLst/>
                        </a:prstGeom>
                        <a:solidFill>
                          <a:prstClr val="white"/>
                        </a:solidFill>
                        <a:ln>
                          <a:noFill/>
                        </a:ln>
                      </wps:spPr>
                      <wps:txbx>
                        <w:txbxContent>
                          <w:p w14:paraId="7415DA62" w14:textId="13D99D8A" w:rsidR="00855E2C" w:rsidRPr="00E11C9D" w:rsidRDefault="00855E2C" w:rsidP="00554F08">
                            <w:pPr>
                              <w:pStyle w:val="Caption"/>
                              <w:rPr>
                                <w:noProof/>
                              </w:rPr>
                            </w:pPr>
                            <w:r>
                              <w:t xml:space="preserve">Figure </w:t>
                            </w:r>
                            <w:r w:rsidR="008A3512">
                              <w:fldChar w:fldCharType="begin"/>
                            </w:r>
                            <w:r w:rsidR="008A3512">
                              <w:instrText xml:space="preserve"> SEQ Figure \* ARABIC </w:instrText>
                            </w:r>
                            <w:r w:rsidR="008A3512">
                              <w:fldChar w:fldCharType="separate"/>
                            </w:r>
                            <w:ins w:id="584" w:author="Navid Asmari Saadabad" w:date="2022-01-14T17:20:00Z">
                              <w:r>
                                <w:rPr>
                                  <w:noProof/>
                                </w:rPr>
                                <w:t>41</w:t>
                              </w:r>
                            </w:ins>
                            <w:del w:id="585" w:author="Navid Asmari Saadabad" w:date="2022-01-14T14:44:00Z">
                              <w:r w:rsidDel="00EE62FE">
                                <w:rPr>
                                  <w:noProof/>
                                </w:rPr>
                                <w:delText>36</w:delText>
                              </w:r>
                            </w:del>
                            <w:r w:rsidR="008A3512">
                              <w:rPr>
                                <w:noProof/>
                              </w:rPr>
                              <w:fldChar w:fldCharType="end"/>
                            </w:r>
                            <w:r>
                              <w:t xml:space="preserve"> The connections between Host, Target, and Outputs for performing the scan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810696" id="Text Box 24" o:spid="_x0000_s1037" type="#_x0000_t202" style="position:absolute;left:0;text-align:left;margin-left:3.85pt;margin-top:117.45pt;width:450.15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" stroked="f">
                <v:textbox style="mso-fit-shape-to-text:t" inset="0,0,0,0">
                  <w:txbxContent>
                    <w:p w14:paraId="7415DA62" w14:textId="13D99D8A" w:rsidR="00855E2C" w:rsidRPr="00E11C9D" w:rsidRDefault="00855E2C" w:rsidP="00554F08">
                      <w:pPr>
                        <w:pStyle w:val="Caption"/>
                        <w:rPr>
                          <w:noProof/>
                        </w:rPr>
                      </w:pPr>
                      <w:r>
                        <w:t xml:space="preserve">Figure </w:t>
                      </w:r>
                      <w:fldSimple w:instr=" SEQ Figure \* ARABIC ">
                        <w:ins w:id="599" w:author="Navid Asmari Saadabad" w:date="2022-01-14T17:20:00Z">
                          <w:r>
                            <w:rPr>
                              <w:noProof/>
                            </w:rPr>
                            <w:t>41</w:t>
                          </w:r>
                        </w:ins>
                        <w:del w:id="600" w:author="Navid Asmari Saadabad" w:date="2022-01-14T14:44:00Z">
                          <w:r w:rsidDel="00EE62FE">
                            <w:rPr>
                              <w:noProof/>
                            </w:rPr>
                            <w:delText>36</w:delText>
                          </w:r>
                        </w:del>
                      </w:fldSimple>
                      <w:r>
                        <w:t xml:space="preserve"> The connections between Host, Target, and Outputs for performing the scan process</w:t>
                      </w:r>
                    </w:p>
                  </w:txbxContent>
                </v:textbox>
                <w10:wrap type="topAndBottom" anchorx="margin"/>
              </v:shape>
            </w:pict>
          </mc:Fallback>
        </mc:AlternateContent>
      </w:r>
    </w:p>
    <w:p w14:paraId="5C96DBA3" w14:textId="45B6CEDE" w:rsidR="0026180A" w:rsidRDefault="0026180A" w:rsidP="0072012A">
      <w:pPr>
        <w:rPr>
          <w:color w:val="FF0000"/>
        </w:rPr>
      </w:pPr>
    </w:p>
    <w:p w14:paraId="02B0A530" w14:textId="4CEF34C2" w:rsidR="00BE20C9" w:rsidRDefault="00CC5B04" w:rsidP="00A51A69">
      <w:pPr>
        <w:keepNext/>
      </w:pPr>
      <w:r>
        <w:rPr>
          <w:noProof/>
        </w:rPr>
        <w:lastRenderedPageBreak/>
        <w:drawing>
          <wp:inline distT="0" distB="0" distL="0" distR="0" wp14:anchorId="30C298D3" wp14:editId="45A695AA">
            <wp:extent cx="5943600" cy="333493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34933"/>
                    </a:xfrm>
                    <a:prstGeom prst="rect">
                      <a:avLst/>
                    </a:prstGeom>
                    <a:noFill/>
                    <a:ln>
                      <a:noFill/>
                    </a:ln>
                  </pic:spPr>
                </pic:pic>
              </a:graphicData>
            </a:graphic>
          </wp:inline>
        </w:drawing>
      </w:r>
    </w:p>
    <w:p w14:paraId="4DBDE14D" w14:textId="1B2A48F2" w:rsidR="00BE20C9" w:rsidRDefault="00BE20C9" w:rsidP="00BE20C9">
      <w:pPr>
        <w:pStyle w:val="Caption"/>
        <w:jc w:val="center"/>
      </w:pPr>
      <w:bookmarkStart w:id="586" w:name="_Ref87951746"/>
      <w:r>
        <w:t xml:space="preserve">Figure </w:t>
      </w:r>
      <w:r w:rsidR="008A3512">
        <w:fldChar w:fldCharType="begin"/>
      </w:r>
      <w:r w:rsidR="008A3512">
        <w:instrText xml:space="preserve"> SEQ Figure \* ARABIC </w:instrText>
      </w:r>
      <w:r w:rsidR="008A3512">
        <w:fldChar w:fldCharType="separate"/>
      </w:r>
      <w:ins w:id="587" w:author="Navid Asmari Saadabad" w:date="2022-01-14T17:20:00Z">
        <w:r w:rsidR="005A2A33">
          <w:rPr>
            <w:noProof/>
          </w:rPr>
          <w:t>42</w:t>
        </w:r>
      </w:ins>
      <w:del w:id="588" w:author="Navid Asmari Saadabad" w:date="2022-01-14T14:44:00Z">
        <w:r w:rsidR="00BF2224" w:rsidDel="00EE62FE">
          <w:rPr>
            <w:noProof/>
          </w:rPr>
          <w:delText>37</w:delText>
        </w:r>
      </w:del>
      <w:r w:rsidR="008A3512">
        <w:rPr>
          <w:noProof/>
        </w:rPr>
        <w:fldChar w:fldCharType="end"/>
      </w:r>
      <w:bookmarkEnd w:id="586"/>
      <w:r>
        <w:t xml:space="preserve"> The interpolation process for two consecutive points on the memory block (generating fine points between</w:t>
      </w:r>
      <w:r>
        <w:rPr>
          <w:noProof/>
        </w:rPr>
        <w:t xml:space="preserve"> two points of the coarse waveform)</w:t>
      </w:r>
    </w:p>
    <w:p w14:paraId="08793007" w14:textId="1872AD9C" w:rsidR="00BE20C9" w:rsidRDefault="00CC5B04" w:rsidP="00BE20C9">
      <w:pPr>
        <w:jc w:val="both"/>
      </w:pPr>
      <w:r>
        <w:fldChar w:fldCharType="begin"/>
      </w:r>
      <w:r>
        <w:instrText xml:space="preserve"> REF _Ref87951746 \h </w:instrText>
      </w:r>
      <w:r>
        <w:fldChar w:fldCharType="separate"/>
      </w:r>
      <w:ins w:id="589" w:author="Navid Asmari Saadabad" w:date="2022-01-14T17:28:00Z">
        <w:r w:rsidR="00E248F8">
          <w:t xml:space="preserve">Figure </w:t>
        </w:r>
        <w:r w:rsidR="00E248F8">
          <w:rPr>
            <w:noProof/>
          </w:rPr>
          <w:t>42</w:t>
        </w:r>
      </w:ins>
      <w:del w:id="590" w:author="Navid Asmari Saadabad" w:date="2022-01-14T17:28:00Z">
        <w:r w:rsidDel="00E248F8">
          <w:delText xml:space="preserve">Figure </w:delText>
        </w:r>
        <w:r w:rsidDel="00E248F8">
          <w:rPr>
            <w:noProof/>
          </w:rPr>
          <w:delText>16</w:delText>
        </w:r>
      </w:del>
      <w:r>
        <w:fldChar w:fldCharType="end"/>
      </w:r>
      <w:r>
        <w:t xml:space="preserve"> </w:t>
      </w:r>
      <w:r w:rsidR="00BE20C9">
        <w:t>shows the process performed between two consecutive points of the memory block which is done for all the three memory blocks (</w:t>
      </w:r>
      <w:proofErr w:type="spellStart"/>
      <w:proofErr w:type="gramStart"/>
      <w:r w:rsidR="00BE20C9" w:rsidRPr="00BE20C9">
        <w:rPr>
          <w:i/>
        </w:rPr>
        <w:t>se.motmotion</w:t>
      </w:r>
      <w:proofErr w:type="spellEnd"/>
      <w:proofErr w:type="gramEnd"/>
      <w:r w:rsidR="00BE20C9">
        <w:t xml:space="preserve">, </w:t>
      </w:r>
      <w:proofErr w:type="spellStart"/>
      <w:r w:rsidR="00BE20C9" w:rsidRPr="00BE20C9">
        <w:rPr>
          <w:i/>
        </w:rPr>
        <w:t>se.fastAxis</w:t>
      </w:r>
      <w:proofErr w:type="spellEnd"/>
      <w:r w:rsidR="00BE20C9">
        <w:t xml:space="preserve">, </w:t>
      </w:r>
      <w:proofErr w:type="spellStart"/>
      <w:r w:rsidR="00BE20C9" w:rsidRPr="00BE20C9">
        <w:rPr>
          <w:i/>
        </w:rPr>
        <w:t>se.slowAxis</w:t>
      </w:r>
      <w:proofErr w:type="spellEnd"/>
      <w:r w:rsidR="00BE20C9">
        <w:t>)</w:t>
      </w:r>
    </w:p>
    <w:p w14:paraId="2C3439FC" w14:textId="77777777" w:rsidR="00BE20C9" w:rsidRDefault="00BE20C9" w:rsidP="00BE20C9">
      <w:pPr>
        <w:jc w:val="both"/>
      </w:pPr>
      <w:r>
        <w:t xml:space="preserve">The outputs of this interpolation are sent to a block to apply the scan size, rotation, and offset changes. </w:t>
      </w:r>
    </w:p>
    <w:p w14:paraId="4991F542" w14:textId="77777777" w:rsidR="00BE20C9" w:rsidRDefault="00BE20C9" w:rsidP="00BE20C9">
      <w:pPr>
        <w:jc w:val="both"/>
      </w:pPr>
      <w:r>
        <w:t>First, the interpolated data is scaled using the data taken from the host (</w:t>
      </w:r>
      <w:proofErr w:type="spellStart"/>
      <w:r w:rsidRPr="00BE20C9">
        <w:rPr>
          <w:i/>
        </w:rPr>
        <w:t>fastScanSize</w:t>
      </w:r>
      <w:proofErr w:type="spellEnd"/>
      <w:r>
        <w:t xml:space="preserve">, </w:t>
      </w:r>
      <w:proofErr w:type="spellStart"/>
      <w:r w:rsidRPr="00BE20C9">
        <w:rPr>
          <w:i/>
        </w:rPr>
        <w:t>slowScanSize</w:t>
      </w:r>
      <w:proofErr w:type="spellEnd"/>
      <w:r>
        <w:t>) and in case of inverting the scan direction (</w:t>
      </w:r>
      <w:proofErr w:type="spellStart"/>
      <w:r w:rsidRPr="00BE20C9">
        <w:rPr>
          <w:i/>
        </w:rPr>
        <w:t>InvertSlowAxis</w:t>
      </w:r>
      <w:proofErr w:type="spellEnd"/>
      <w:r>
        <w:t>) the slow scan signal is inverted. In the next step the values produced for x and y are multiplied by the rotation matrix to give the rotated values (</w:t>
      </w:r>
      <w:proofErr w:type="spellStart"/>
      <w:r w:rsidRPr="00BE20C9">
        <w:rPr>
          <w:i/>
        </w:rPr>
        <w:t>outputMatrix</w:t>
      </w:r>
      <w:proofErr w:type="spellEnd"/>
      <w:r>
        <w:t xml:space="preserve"> is the bundle that contains a, b, c, d). In the final step, the generated values are added to the offset values for x and y (</w:t>
      </w:r>
      <w:proofErr w:type="spellStart"/>
      <w:r w:rsidRPr="00BE20C9">
        <w:rPr>
          <w:i/>
        </w:rPr>
        <w:t>scanOffset</w:t>
      </w:r>
      <w:proofErr w:type="spellEnd"/>
      <w:r>
        <w:t xml:space="preserve"> is the bundle that contains offsets for x and y). </w:t>
      </w:r>
    </w:p>
    <w:p w14:paraId="0CBB0A61" w14:textId="135905B8" w:rsidR="00BE20C9" w:rsidRDefault="00BE20C9" w:rsidP="00BE20C9">
      <w:pPr>
        <w:jc w:val="both"/>
      </w:pPr>
      <w:r>
        <w:t>While creating the fine output signal, the scan engine checks the memory block that it is reading and if it reaches specific indices</w:t>
      </w:r>
      <w:r w:rsidR="00CC5B04">
        <w:t>; such as pixel event, end of line, end of frame</w:t>
      </w:r>
      <w:r>
        <w:t xml:space="preserve">, it has to validate the input of several FIFOs. These FIFOs are Booleans that are fed with true. The FIFOs are used to create the images in other parts of the FPGA code. </w:t>
      </w:r>
    </w:p>
    <w:p w14:paraId="0DCF9536" w14:textId="23A29F15" w:rsidR="003F6B82" w:rsidRPr="00CC5B04" w:rsidRDefault="003F6B82" w:rsidP="00BE20C9">
      <w:pPr>
        <w:jc w:val="both"/>
        <w:rPr>
          <w:b/>
        </w:rPr>
      </w:pPr>
      <w:r w:rsidRPr="00CC5B04">
        <w:rPr>
          <w:b/>
        </w:rPr>
        <w:t>FIFOs:</w:t>
      </w:r>
    </w:p>
    <w:p w14:paraId="30BDC05F" w14:textId="313AAA3D" w:rsidR="003F6B82" w:rsidRDefault="003F6B82" w:rsidP="003F6B82">
      <w:pPr>
        <w:pStyle w:val="ListParagraph"/>
        <w:numPr>
          <w:ilvl w:val="0"/>
          <w:numId w:val="5"/>
        </w:numPr>
        <w:jc w:val="both"/>
      </w:pPr>
      <w:proofErr w:type="spellStart"/>
      <w:r w:rsidRPr="003F6B82">
        <w:rPr>
          <w:i/>
        </w:rPr>
        <w:t>se.</w:t>
      </w:r>
      <w:proofErr w:type="gramStart"/>
      <w:r w:rsidRPr="003F6B82">
        <w:rPr>
          <w:i/>
        </w:rPr>
        <w:t>t.endOfFrame.Trigger</w:t>
      </w:r>
      <w:proofErr w:type="spellEnd"/>
      <w:proofErr w:type="gramEnd"/>
      <w:r w:rsidRPr="003F6B82">
        <w:rPr>
          <w:i/>
        </w:rPr>
        <w:t>:</w:t>
      </w:r>
      <w:r>
        <w:t xml:space="preserve"> </w:t>
      </w:r>
      <w:r w:rsidRPr="003F6B82">
        <w:t xml:space="preserve">It goes to output channel </w:t>
      </w:r>
      <w:proofErr w:type="spellStart"/>
      <w:r w:rsidRPr="003F6B82">
        <w:t>EndOfLine</w:t>
      </w:r>
      <w:proofErr w:type="spellEnd"/>
      <w:r w:rsidRPr="003F6B82">
        <w:t xml:space="preserve">. Refer to </w:t>
      </w:r>
      <w:proofErr w:type="spellStart"/>
      <w:r w:rsidRPr="003F6B82">
        <w:t>se.</w:t>
      </w:r>
      <w:proofErr w:type="gramStart"/>
      <w:r w:rsidRPr="003F6B82">
        <w:t>p.durationTrigger</w:t>
      </w:r>
      <w:proofErr w:type="spellEnd"/>
      <w:proofErr w:type="gramEnd"/>
      <w:r w:rsidRPr="003F6B82">
        <w:t xml:space="preserve"> (input variable to Scan Engine). It goes high at the end of the slow waveform period and stays high for </w:t>
      </w:r>
      <w:proofErr w:type="spellStart"/>
      <w:r w:rsidRPr="003F6B82">
        <w:t>se.</w:t>
      </w:r>
      <w:proofErr w:type="gramStart"/>
      <w:r w:rsidRPr="003F6B82">
        <w:t>p.durationTrigger</w:t>
      </w:r>
      <w:proofErr w:type="spellEnd"/>
      <w:proofErr w:type="gramEnd"/>
      <w:r w:rsidRPr="003F6B82">
        <w:t xml:space="preserve"> clock ticks.</w:t>
      </w:r>
    </w:p>
    <w:p w14:paraId="32A1A4CD" w14:textId="7B268823" w:rsidR="003F6B82" w:rsidRPr="003F6B82" w:rsidRDefault="003F6B82" w:rsidP="003F6B82">
      <w:pPr>
        <w:pStyle w:val="ListParagraph"/>
        <w:numPr>
          <w:ilvl w:val="0"/>
          <w:numId w:val="5"/>
        </w:numPr>
        <w:jc w:val="both"/>
        <w:rPr>
          <w:i/>
        </w:rPr>
      </w:pPr>
      <w:proofErr w:type="spellStart"/>
      <w:r w:rsidRPr="003F6B82">
        <w:rPr>
          <w:i/>
        </w:rPr>
        <w:t>se.</w:t>
      </w:r>
      <w:proofErr w:type="gramStart"/>
      <w:r w:rsidRPr="003F6B82">
        <w:rPr>
          <w:i/>
        </w:rPr>
        <w:t>t.endOfLine</w:t>
      </w:r>
      <w:proofErr w:type="spellEnd"/>
      <w:proofErr w:type="gramEnd"/>
      <w:r>
        <w:rPr>
          <w:i/>
        </w:rPr>
        <w:t xml:space="preserve">: </w:t>
      </w:r>
      <w:r w:rsidRPr="003F6B82">
        <w:t xml:space="preserve">It is enabled when the </w:t>
      </w:r>
      <w:proofErr w:type="spellStart"/>
      <w:r w:rsidRPr="003F6B82">
        <w:t>se.p.enable</w:t>
      </w:r>
      <w:proofErr w:type="spellEnd"/>
      <w:r w:rsidRPr="003F6B82">
        <w:t xml:space="preserve"> is true and the scan engine has reached the end of one fast waveform period.</w:t>
      </w:r>
    </w:p>
    <w:p w14:paraId="1041A0ED" w14:textId="627F357F" w:rsidR="003F6B82" w:rsidRPr="003F6B82" w:rsidRDefault="003F6B82" w:rsidP="003F6B82">
      <w:pPr>
        <w:pStyle w:val="ListParagraph"/>
        <w:numPr>
          <w:ilvl w:val="0"/>
          <w:numId w:val="5"/>
        </w:numPr>
        <w:jc w:val="both"/>
        <w:rPr>
          <w:i/>
        </w:rPr>
      </w:pPr>
      <w:proofErr w:type="spellStart"/>
      <w:r w:rsidRPr="003F6B82">
        <w:rPr>
          <w:i/>
        </w:rPr>
        <w:t>se.</w:t>
      </w:r>
      <w:proofErr w:type="gramStart"/>
      <w:r w:rsidRPr="003F6B82">
        <w:rPr>
          <w:i/>
        </w:rPr>
        <w:t>t.endOfFrame</w:t>
      </w:r>
      <w:proofErr w:type="spellEnd"/>
      <w:proofErr w:type="gramEnd"/>
      <w:r>
        <w:rPr>
          <w:i/>
        </w:rPr>
        <w:t xml:space="preserve">: </w:t>
      </w:r>
      <w:r w:rsidRPr="003F6B82">
        <w:t xml:space="preserve">It is enabled when the </w:t>
      </w:r>
      <w:proofErr w:type="spellStart"/>
      <w:r w:rsidRPr="003F6B82">
        <w:t>se.p.enable</w:t>
      </w:r>
      <w:proofErr w:type="spellEnd"/>
      <w:r w:rsidRPr="003F6B82">
        <w:t xml:space="preserve"> is true and the scan engine has reached the end of the slow waveform period.</w:t>
      </w:r>
    </w:p>
    <w:p w14:paraId="41062948" w14:textId="7A43E285" w:rsidR="003F6B82" w:rsidRPr="003F6B82" w:rsidRDefault="003F6B82" w:rsidP="003F6B82">
      <w:pPr>
        <w:pStyle w:val="ListParagraph"/>
        <w:numPr>
          <w:ilvl w:val="0"/>
          <w:numId w:val="5"/>
        </w:numPr>
        <w:jc w:val="both"/>
        <w:rPr>
          <w:i/>
        </w:rPr>
      </w:pPr>
      <w:proofErr w:type="spellStart"/>
      <w:r w:rsidRPr="003F6B82">
        <w:rPr>
          <w:i/>
        </w:rPr>
        <w:lastRenderedPageBreak/>
        <w:t>hdt.</w:t>
      </w:r>
      <w:proofErr w:type="gramStart"/>
      <w:r w:rsidRPr="003F6B82">
        <w:rPr>
          <w:i/>
        </w:rPr>
        <w:t>t.mainStreamClear</w:t>
      </w:r>
      <w:proofErr w:type="spellEnd"/>
      <w:proofErr w:type="gramEnd"/>
      <w:r>
        <w:rPr>
          <w:i/>
        </w:rPr>
        <w:t xml:space="preserve">: </w:t>
      </w:r>
      <w:r w:rsidRPr="003F6B82">
        <w:t>A Boolean that is used to dump the not useful data that is collected while the scan engine is going through the blanking parts or during the manual motion. It should be enabled just after fb1 and fb3 are finished. So, it flushes the data that has been collected during the non-image part, which is either blanking or other motions.</w:t>
      </w:r>
      <w:r w:rsidRPr="003F6B82">
        <w:rPr>
          <w:i/>
        </w:rPr>
        <w:t xml:space="preserve"> </w:t>
      </w:r>
    </w:p>
    <w:p w14:paraId="246A8567" w14:textId="2F5E4D3B" w:rsidR="003F6B82" w:rsidRPr="003F6B82" w:rsidRDefault="003F6B82" w:rsidP="003F6B82">
      <w:pPr>
        <w:pStyle w:val="ListParagraph"/>
        <w:numPr>
          <w:ilvl w:val="0"/>
          <w:numId w:val="5"/>
        </w:numPr>
        <w:jc w:val="both"/>
        <w:rPr>
          <w:i/>
        </w:rPr>
      </w:pPr>
      <w:r w:rsidRPr="003F6B82">
        <w:rPr>
          <w:i/>
        </w:rPr>
        <w:t>se-</w:t>
      </w:r>
      <w:proofErr w:type="spellStart"/>
      <w:r w:rsidRPr="003F6B82">
        <w:rPr>
          <w:i/>
        </w:rPr>
        <w:t>hdt.</w:t>
      </w:r>
      <w:proofErr w:type="gramStart"/>
      <w:r w:rsidRPr="003F6B82">
        <w:rPr>
          <w:i/>
        </w:rPr>
        <w:t>t.pixelEvent</w:t>
      </w:r>
      <w:proofErr w:type="spellEnd"/>
      <w:proofErr w:type="gramEnd"/>
      <w:r>
        <w:rPr>
          <w:i/>
        </w:rPr>
        <w:t>:</w:t>
      </w:r>
      <w:r w:rsidRPr="003F6B82">
        <w:rPr>
          <w:i/>
        </w:rPr>
        <w:t xml:space="preserve"> </w:t>
      </w:r>
      <w:r w:rsidRPr="003F6B82">
        <w:t>FIFOs that get true when the scan engine has gone through the given number of ticks per pixel. Please note that it does not generate true when it is in the blanking region (the round parts that are not used for the image)</w:t>
      </w:r>
    </w:p>
    <w:p w14:paraId="258C7685" w14:textId="5E86AF7F" w:rsidR="003F6B82" w:rsidRPr="003F6B82" w:rsidRDefault="003F6B82" w:rsidP="003F6B82">
      <w:pPr>
        <w:pStyle w:val="ListParagraph"/>
        <w:numPr>
          <w:ilvl w:val="0"/>
          <w:numId w:val="5"/>
        </w:numPr>
        <w:jc w:val="both"/>
        <w:rPr>
          <w:i/>
        </w:rPr>
      </w:pPr>
      <w:r w:rsidRPr="003F6B82">
        <w:rPr>
          <w:i/>
        </w:rPr>
        <w:t>se-</w:t>
      </w:r>
      <w:proofErr w:type="spellStart"/>
      <w:r w:rsidRPr="003F6B82">
        <w:rPr>
          <w:i/>
        </w:rPr>
        <w:t>dio.</w:t>
      </w:r>
      <w:proofErr w:type="gramStart"/>
      <w:r w:rsidRPr="003F6B82">
        <w:rPr>
          <w:i/>
        </w:rPr>
        <w:t>t.pixelEvent</w:t>
      </w:r>
      <w:proofErr w:type="spellEnd"/>
      <w:proofErr w:type="gramEnd"/>
      <w:r>
        <w:rPr>
          <w:i/>
        </w:rPr>
        <w:t>:</w:t>
      </w:r>
      <w:r w:rsidRPr="003F6B82">
        <w:rPr>
          <w:i/>
        </w:rPr>
        <w:t xml:space="preserve"> </w:t>
      </w:r>
      <w:r w:rsidRPr="003F6B82">
        <w:t>FIFOs that get true when the scan engine has gone through the given number of ticks per pixel. Please note that it does not generate true when it is in the blanking region (the round parts that are not used for the image)</w:t>
      </w:r>
    </w:p>
    <w:p w14:paraId="22B19307" w14:textId="34FBF386" w:rsidR="003F6B82" w:rsidRPr="003F6B82" w:rsidRDefault="003F6B82" w:rsidP="003F6B82">
      <w:pPr>
        <w:pStyle w:val="ListParagraph"/>
        <w:numPr>
          <w:ilvl w:val="0"/>
          <w:numId w:val="5"/>
        </w:numPr>
        <w:jc w:val="both"/>
        <w:rPr>
          <w:i/>
        </w:rPr>
      </w:pPr>
      <w:r w:rsidRPr="003F6B82">
        <w:rPr>
          <w:i/>
        </w:rPr>
        <w:t>se-</w:t>
      </w:r>
      <w:proofErr w:type="spellStart"/>
      <w:r w:rsidRPr="003F6B82">
        <w:rPr>
          <w:i/>
        </w:rPr>
        <w:t>hdt.</w:t>
      </w:r>
      <w:proofErr w:type="gramStart"/>
      <w:r w:rsidRPr="003F6B82">
        <w:rPr>
          <w:i/>
        </w:rPr>
        <w:t>t.pixelEventAux</w:t>
      </w:r>
      <w:proofErr w:type="spellEnd"/>
      <w:proofErr w:type="gramEnd"/>
      <w:r>
        <w:rPr>
          <w:i/>
        </w:rPr>
        <w:t xml:space="preserve">: </w:t>
      </w:r>
      <w:r w:rsidRPr="003F6B82">
        <w:t>FIFOs that get true when the scan engine has gone through the given number of ticks per pixel. Please note that it does not generate true when it is in the blanking region (the round parts that are not used for the image)</w:t>
      </w:r>
    </w:p>
    <w:p w14:paraId="40BA2EB3" w14:textId="11E1850D" w:rsidR="003F6B82" w:rsidRPr="00CC5B04" w:rsidRDefault="003F6B82" w:rsidP="003F6B82">
      <w:pPr>
        <w:ind w:left="360"/>
        <w:jc w:val="both"/>
        <w:rPr>
          <w:b/>
        </w:rPr>
      </w:pPr>
      <w:r w:rsidRPr="00CC5B04">
        <w:rPr>
          <w:b/>
        </w:rPr>
        <w:t xml:space="preserve">Memory blocks: </w:t>
      </w:r>
    </w:p>
    <w:p w14:paraId="4C7A4F54" w14:textId="71C9799B" w:rsidR="003F6B82" w:rsidRDefault="003F6B82" w:rsidP="003F6B82">
      <w:pPr>
        <w:pStyle w:val="ListParagraph"/>
        <w:numPr>
          <w:ilvl w:val="0"/>
          <w:numId w:val="7"/>
        </w:numPr>
        <w:jc w:val="both"/>
      </w:pPr>
      <w:proofErr w:type="spellStart"/>
      <w:proofErr w:type="gramStart"/>
      <w:r w:rsidRPr="003F6B82">
        <w:rPr>
          <w:i/>
        </w:rPr>
        <w:t>se.fastAxis</w:t>
      </w:r>
      <w:proofErr w:type="spellEnd"/>
      <w:proofErr w:type="gramEnd"/>
      <w:r>
        <w:t xml:space="preserve">: Written on in the “Memory write access for scan engine” loop. Data is taken from the variable called </w:t>
      </w:r>
      <w:proofErr w:type="spellStart"/>
      <w:r w:rsidRPr="003F6B82">
        <w:rPr>
          <w:i/>
        </w:rPr>
        <w:t>se.</w:t>
      </w:r>
      <w:proofErr w:type="gramStart"/>
      <w:r w:rsidRPr="003F6B82">
        <w:rPr>
          <w:i/>
        </w:rPr>
        <w:t>m.fastAxis</w:t>
      </w:r>
      <w:proofErr w:type="spellEnd"/>
      <w:proofErr w:type="gramEnd"/>
      <w:r>
        <w:t xml:space="preserve"> which is a cluster of three elements: write (Boolean), index (memory address), Data (data). This variable (</w:t>
      </w:r>
      <w:proofErr w:type="spellStart"/>
      <w:r>
        <w:t>se.</w:t>
      </w:r>
      <w:proofErr w:type="gramStart"/>
      <w:r>
        <w:t>m.fastAxis</w:t>
      </w:r>
      <w:proofErr w:type="spellEnd"/>
      <w:proofErr w:type="gramEnd"/>
      <w:r>
        <w:t xml:space="preserve">) is generated in Host VI called </w:t>
      </w:r>
      <w:r w:rsidRPr="003F6B82">
        <w:rPr>
          <w:i/>
        </w:rPr>
        <w:t>Scan.vi</w:t>
      </w:r>
      <w:r>
        <w:t xml:space="preserve"> in the event called: </w:t>
      </w:r>
      <w:proofErr w:type="spellStart"/>
      <w:r>
        <w:t>ScanWaveform.Send</w:t>
      </w:r>
      <w:proofErr w:type="spellEnd"/>
      <w:r>
        <w:t>. This contains the coarse waveform that is generated in the host for the fast axis (X).</w:t>
      </w:r>
    </w:p>
    <w:p w14:paraId="53360212" w14:textId="3B69DEC4" w:rsidR="003F6B82" w:rsidRDefault="003F6B82" w:rsidP="003F6B82">
      <w:pPr>
        <w:pStyle w:val="ListParagraph"/>
        <w:numPr>
          <w:ilvl w:val="0"/>
          <w:numId w:val="7"/>
        </w:numPr>
        <w:jc w:val="both"/>
      </w:pPr>
      <w:proofErr w:type="spellStart"/>
      <w:proofErr w:type="gramStart"/>
      <w:r w:rsidRPr="003F6B82">
        <w:rPr>
          <w:i/>
        </w:rPr>
        <w:t>se.slowAxis</w:t>
      </w:r>
      <w:proofErr w:type="spellEnd"/>
      <w:proofErr w:type="gramEnd"/>
      <w:r w:rsidRPr="003F6B82">
        <w:rPr>
          <w:i/>
        </w:rPr>
        <w:t xml:space="preserve">: </w:t>
      </w:r>
      <w:r>
        <w:tab/>
        <w:t xml:space="preserve">Written on in the “Memory write access for scan engine” loop. Data is taken from the variable </w:t>
      </w:r>
      <w:proofErr w:type="spellStart"/>
      <w:r w:rsidRPr="003F6B82">
        <w:rPr>
          <w:i/>
        </w:rPr>
        <w:t>se.</w:t>
      </w:r>
      <w:proofErr w:type="gramStart"/>
      <w:r w:rsidRPr="003F6B82">
        <w:rPr>
          <w:i/>
        </w:rPr>
        <w:t>m.slowAxis</w:t>
      </w:r>
      <w:proofErr w:type="spellEnd"/>
      <w:proofErr w:type="gramEnd"/>
      <w:r>
        <w:t xml:space="preserve"> which is a cluster of three elements: write (Boolean), index (memory address), Data (data). This variable (</w:t>
      </w:r>
      <w:proofErr w:type="spellStart"/>
      <w:r w:rsidRPr="003F6B82">
        <w:rPr>
          <w:i/>
        </w:rPr>
        <w:t>se.</w:t>
      </w:r>
      <w:proofErr w:type="gramStart"/>
      <w:r w:rsidRPr="003F6B82">
        <w:rPr>
          <w:i/>
        </w:rPr>
        <w:t>m.slowAxis</w:t>
      </w:r>
      <w:proofErr w:type="spellEnd"/>
      <w:proofErr w:type="gramEnd"/>
      <w:r>
        <w:t xml:space="preserve">) is generated in Host VI called </w:t>
      </w:r>
      <w:r w:rsidRPr="003F6B82">
        <w:rPr>
          <w:i/>
        </w:rPr>
        <w:t>Scan.vi</w:t>
      </w:r>
      <w:r>
        <w:t xml:space="preserve"> in the event called: </w:t>
      </w:r>
      <w:proofErr w:type="spellStart"/>
      <w:r>
        <w:t>ScanWaveform.Send</w:t>
      </w:r>
      <w:proofErr w:type="spellEnd"/>
      <w:r>
        <w:t>. This contains the coarse waveform that is generated in the host for the slow axis (Y)</w:t>
      </w:r>
    </w:p>
    <w:p w14:paraId="49E2C4D3" w14:textId="6EB65C6D" w:rsidR="003F6B82" w:rsidRDefault="003F6B82" w:rsidP="003F6B82">
      <w:pPr>
        <w:pStyle w:val="ListParagraph"/>
        <w:numPr>
          <w:ilvl w:val="0"/>
          <w:numId w:val="7"/>
        </w:numPr>
        <w:jc w:val="both"/>
      </w:pPr>
      <w:proofErr w:type="spellStart"/>
      <w:proofErr w:type="gramStart"/>
      <w:r w:rsidRPr="003F6B82">
        <w:rPr>
          <w:i/>
        </w:rPr>
        <w:t>se.mot.motion</w:t>
      </w:r>
      <w:proofErr w:type="spellEnd"/>
      <w:proofErr w:type="gramEnd"/>
      <w:r w:rsidRPr="003F6B82">
        <w:rPr>
          <w:i/>
        </w:rPr>
        <w:t>:</w:t>
      </w:r>
      <w:r>
        <w:t xml:space="preserve"> Written from the variable called </w:t>
      </w:r>
      <w:proofErr w:type="spellStart"/>
      <w:r w:rsidRPr="003F6B82">
        <w:rPr>
          <w:i/>
        </w:rPr>
        <w:t>se.mot.m.motion</w:t>
      </w:r>
      <w:proofErr w:type="spellEnd"/>
      <w:r>
        <w:t>. Memory access node for the waveform that is replayed when moving manually. (constant acceleration s-shape).</w:t>
      </w:r>
    </w:p>
    <w:p w14:paraId="13B9F0FB" w14:textId="42F56727" w:rsidR="003F6B82" w:rsidRPr="003F6B82" w:rsidRDefault="003F6B82" w:rsidP="003F6B82">
      <w:pPr>
        <w:pStyle w:val="ListParagraph"/>
        <w:numPr>
          <w:ilvl w:val="0"/>
          <w:numId w:val="7"/>
        </w:numPr>
        <w:jc w:val="both"/>
      </w:pPr>
      <w:proofErr w:type="spellStart"/>
      <w:proofErr w:type="gramStart"/>
      <w:r w:rsidRPr="003F6B82">
        <w:rPr>
          <w:i/>
        </w:rPr>
        <w:t>se.mot.running</w:t>
      </w:r>
      <w:proofErr w:type="spellEnd"/>
      <w:proofErr w:type="gramEnd"/>
      <w:r>
        <w:t xml:space="preserve">: This is also written on the variable </w:t>
      </w:r>
      <w:proofErr w:type="spellStart"/>
      <w:r w:rsidRPr="003F6B82">
        <w:rPr>
          <w:i/>
        </w:rPr>
        <w:t>se.mot.s.running</w:t>
      </w:r>
      <w:proofErr w:type="spellEnd"/>
      <w:r>
        <w:t>. This is the memory that indicates whether there is a manual motion on the scan engine or not.</w:t>
      </w:r>
    </w:p>
    <w:p w14:paraId="7FBBE9D1" w14:textId="76FB6ED9" w:rsidR="0026180A" w:rsidRDefault="0026180A" w:rsidP="0026180A">
      <w:pPr>
        <w:pStyle w:val="Heading1"/>
      </w:pPr>
      <w:bookmarkStart w:id="591" w:name="_Toc87963200"/>
      <w:r>
        <w:t>Automatic background correct request</w:t>
      </w:r>
      <w:bookmarkEnd w:id="591"/>
    </w:p>
    <w:p w14:paraId="26D87C03" w14:textId="5C8C4BB5" w:rsidR="0026180A" w:rsidRPr="0026180A" w:rsidRDefault="0026180A" w:rsidP="00895ABD">
      <w:pPr>
        <w:jc w:val="both"/>
      </w:pPr>
      <w:r>
        <w:t xml:space="preserve">Based on the end of frame or end of line flags of </w:t>
      </w:r>
      <w:r w:rsidRPr="00895ABD">
        <w:rPr>
          <w:i/>
        </w:rPr>
        <w:t>se_main.vi</w:t>
      </w:r>
      <w:r>
        <w:t xml:space="preserve">, background correct request can be sent automatically in this loop. Controller to select automatic background correct mode is called </w:t>
      </w:r>
      <w:proofErr w:type="spellStart"/>
      <w:proofErr w:type="gramStart"/>
      <w:r w:rsidRPr="00895ABD">
        <w:rPr>
          <w:i/>
        </w:rPr>
        <w:t>ort.bgc.requestType</w:t>
      </w:r>
      <w:proofErr w:type="spellEnd"/>
      <w:proofErr w:type="gramEnd"/>
      <w:r>
        <w:t xml:space="preserve"> and 0, 1, 2 correspond to never, end of line, end of frame</w:t>
      </w:r>
      <w:r w:rsidR="00A86188">
        <w:t xml:space="preserve">. </w:t>
      </w:r>
    </w:p>
    <w:p w14:paraId="182C2CBB" w14:textId="77777777" w:rsidR="00BF2224" w:rsidRDefault="0026180A" w:rsidP="00BF2224">
      <w:pPr>
        <w:keepNext/>
      </w:pPr>
      <w:r w:rsidRPr="0026180A">
        <w:rPr>
          <w:noProof/>
        </w:rPr>
        <w:lastRenderedPageBreak/>
        <w:drawing>
          <wp:inline distT="0" distB="0" distL="0" distR="0" wp14:anchorId="26CE4760" wp14:editId="35ABC6B8">
            <wp:extent cx="5943600" cy="201501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015015"/>
                    </a:xfrm>
                    <a:prstGeom prst="rect">
                      <a:avLst/>
                    </a:prstGeom>
                    <a:noFill/>
                    <a:ln>
                      <a:noFill/>
                    </a:ln>
                  </pic:spPr>
                </pic:pic>
              </a:graphicData>
            </a:graphic>
          </wp:inline>
        </w:drawing>
      </w:r>
    </w:p>
    <w:p w14:paraId="569877B4" w14:textId="33CC6520" w:rsidR="0026180A" w:rsidRDefault="00BF2224" w:rsidP="00BF2224">
      <w:pPr>
        <w:pStyle w:val="Caption"/>
        <w:rPr>
          <w:color w:val="FF0000"/>
        </w:rPr>
      </w:pPr>
      <w:r>
        <w:t xml:space="preserve">Figure </w:t>
      </w:r>
      <w:r w:rsidR="008A3512">
        <w:fldChar w:fldCharType="begin"/>
      </w:r>
      <w:r w:rsidR="008A3512">
        <w:instrText xml:space="preserve"> SEQ Figure \* ARABIC </w:instrText>
      </w:r>
      <w:r w:rsidR="008A3512">
        <w:fldChar w:fldCharType="separate"/>
      </w:r>
      <w:ins w:id="592" w:author="Navid Asmari Saadabad" w:date="2022-01-14T17:20:00Z">
        <w:r w:rsidR="005A2A33">
          <w:rPr>
            <w:noProof/>
          </w:rPr>
          <w:t>43</w:t>
        </w:r>
      </w:ins>
      <w:del w:id="593" w:author="Navid Asmari Saadabad" w:date="2022-01-14T14:44:00Z">
        <w:r w:rsidDel="00EE62FE">
          <w:rPr>
            <w:noProof/>
          </w:rPr>
          <w:delText>38</w:delText>
        </w:r>
      </w:del>
      <w:r w:rsidR="008A3512">
        <w:rPr>
          <w:noProof/>
        </w:rPr>
        <w:fldChar w:fldCharType="end"/>
      </w:r>
      <w:r>
        <w:t xml:space="preserve"> </w:t>
      </w:r>
      <w:r w:rsidRPr="00A540A6">
        <w:t>Automatic background correct request</w:t>
      </w:r>
    </w:p>
    <w:p w14:paraId="0562A034" w14:textId="3D46D403" w:rsidR="00A86188" w:rsidRDefault="00A86188" w:rsidP="00A86188">
      <w:pPr>
        <w:pStyle w:val="Heading1"/>
      </w:pPr>
      <w:bookmarkStart w:id="594" w:name="_Toc87963201"/>
      <w:r>
        <w:t>Triggers End of Line / Frame</w:t>
      </w:r>
      <w:bookmarkEnd w:id="594"/>
    </w:p>
    <w:p w14:paraId="61403B46" w14:textId="373DF9B9" w:rsidR="00A86188" w:rsidRPr="00A86188" w:rsidRDefault="00A86188" w:rsidP="00A86188">
      <w:r>
        <w:t xml:space="preserve">This loop sends beginning of frame, end of line, and end of frame flags to digital outputs of the FPGA. </w:t>
      </w:r>
      <w:r w:rsidR="00895ABD">
        <w:t xml:space="preserve">Names of carrier FIFOs are: </w:t>
      </w:r>
      <w:proofErr w:type="spellStart"/>
      <w:r w:rsidR="00895ABD" w:rsidRPr="00895ABD">
        <w:rPr>
          <w:i/>
        </w:rPr>
        <w:t>se.</w:t>
      </w:r>
      <w:proofErr w:type="gramStart"/>
      <w:r w:rsidR="00895ABD" w:rsidRPr="00895ABD">
        <w:rPr>
          <w:i/>
        </w:rPr>
        <w:t>p.beginningOfFrame</w:t>
      </w:r>
      <w:proofErr w:type="spellEnd"/>
      <w:proofErr w:type="gramEnd"/>
      <w:r w:rsidR="00895ABD" w:rsidRPr="00895ABD">
        <w:rPr>
          <w:i/>
        </w:rPr>
        <w:t xml:space="preserve">, </w:t>
      </w:r>
      <w:proofErr w:type="spellStart"/>
      <w:r w:rsidR="00895ABD" w:rsidRPr="00895ABD">
        <w:rPr>
          <w:i/>
        </w:rPr>
        <w:t>se.t.endOfLine.Trig</w:t>
      </w:r>
      <w:proofErr w:type="spellEnd"/>
      <w:r w:rsidR="00895ABD" w:rsidRPr="00895ABD">
        <w:rPr>
          <w:i/>
        </w:rPr>
        <w:t xml:space="preserve">, </w:t>
      </w:r>
      <w:proofErr w:type="spellStart"/>
      <w:r w:rsidR="00895ABD" w:rsidRPr="00895ABD">
        <w:rPr>
          <w:i/>
        </w:rPr>
        <w:t>se.t.endOfFrameTrigger</w:t>
      </w:r>
      <w:proofErr w:type="spellEnd"/>
      <w:r w:rsidR="00895ABD">
        <w:t>.</w:t>
      </w:r>
    </w:p>
    <w:p w14:paraId="2A892299" w14:textId="77777777" w:rsidR="00BF2224" w:rsidRDefault="00A86188" w:rsidP="00BF2224">
      <w:pPr>
        <w:keepNext/>
      </w:pPr>
      <w:r w:rsidRPr="00A86188">
        <w:rPr>
          <w:noProof/>
          <w:color w:val="FF0000"/>
        </w:rPr>
        <w:drawing>
          <wp:inline distT="0" distB="0" distL="0" distR="0" wp14:anchorId="5832FBD5" wp14:editId="0E00FA44">
            <wp:extent cx="5943600" cy="2070100"/>
            <wp:effectExtent l="0" t="0" r="0" b="6350"/>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4"/>
                    <a:stretch>
                      <a:fillRect/>
                    </a:stretch>
                  </pic:blipFill>
                  <pic:spPr>
                    <a:xfrm>
                      <a:off x="0" y="0"/>
                      <a:ext cx="5943600" cy="2070100"/>
                    </a:xfrm>
                    <a:prstGeom prst="rect">
                      <a:avLst/>
                    </a:prstGeom>
                  </pic:spPr>
                </pic:pic>
              </a:graphicData>
            </a:graphic>
          </wp:inline>
        </w:drawing>
      </w:r>
    </w:p>
    <w:p w14:paraId="1D5DEBC7" w14:textId="66081E52" w:rsidR="00A86188" w:rsidRDefault="00BF2224" w:rsidP="00BF2224">
      <w:pPr>
        <w:pStyle w:val="Caption"/>
        <w:rPr>
          <w:color w:val="FF0000"/>
        </w:rPr>
      </w:pPr>
      <w:r>
        <w:t xml:space="preserve">Figure </w:t>
      </w:r>
      <w:r w:rsidR="008A3512">
        <w:fldChar w:fldCharType="begin"/>
      </w:r>
      <w:r w:rsidR="008A3512">
        <w:instrText xml:space="preserve"> SEQ Figure \* ARABIC </w:instrText>
      </w:r>
      <w:r w:rsidR="008A3512">
        <w:fldChar w:fldCharType="separate"/>
      </w:r>
      <w:ins w:id="595" w:author="Navid Asmari Saadabad" w:date="2022-01-14T17:20:00Z">
        <w:r w:rsidR="005A2A33">
          <w:rPr>
            <w:noProof/>
          </w:rPr>
          <w:t>44</w:t>
        </w:r>
      </w:ins>
      <w:del w:id="596" w:author="Navid Asmari Saadabad" w:date="2022-01-14T14:44:00Z">
        <w:r w:rsidDel="00EE62FE">
          <w:rPr>
            <w:noProof/>
          </w:rPr>
          <w:delText>39</w:delText>
        </w:r>
      </w:del>
      <w:r w:rsidR="008A3512">
        <w:rPr>
          <w:noProof/>
        </w:rPr>
        <w:fldChar w:fldCharType="end"/>
      </w:r>
      <w:r>
        <w:t xml:space="preserve"> </w:t>
      </w:r>
      <w:r w:rsidRPr="00E83B27">
        <w:t>Triggers End of Line / Frame</w:t>
      </w:r>
    </w:p>
    <w:p w14:paraId="1D25C5E2" w14:textId="4A465095" w:rsidR="00A86188" w:rsidRDefault="00A86188" w:rsidP="0072012A">
      <w:pPr>
        <w:rPr>
          <w:color w:val="FF0000"/>
        </w:rPr>
      </w:pPr>
    </w:p>
    <w:p w14:paraId="068E4624" w14:textId="238A2B7D" w:rsidR="00A86188" w:rsidRDefault="00A86188" w:rsidP="00A86188">
      <w:pPr>
        <w:pStyle w:val="Heading1"/>
      </w:pPr>
      <w:bookmarkStart w:id="597" w:name="_Toc87963202"/>
      <w:r>
        <w:t>Trigger pixel</w:t>
      </w:r>
      <w:bookmarkEnd w:id="597"/>
    </w:p>
    <w:p w14:paraId="06B32BA3" w14:textId="75FA68C8" w:rsidR="00A86188" w:rsidRPr="00A86188" w:rsidRDefault="00A86188" w:rsidP="00A86188">
      <w:r>
        <w:t>This loop generates pulses of 500 ns (20*1</w:t>
      </w:r>
      <w:proofErr w:type="gramStart"/>
      <w:r>
        <w:t>/(</w:t>
      </w:r>
      <w:proofErr w:type="gramEnd"/>
      <w:r>
        <w:t xml:space="preserve">40 MHz)) after every pixel event. </w:t>
      </w:r>
      <w:r w:rsidR="00895ABD">
        <w:t xml:space="preserve">Pixel event is carried by FIFO named, </w:t>
      </w:r>
      <w:r w:rsidR="00895ABD" w:rsidRPr="00895ABD">
        <w:rPr>
          <w:i/>
        </w:rPr>
        <w:t>se-</w:t>
      </w:r>
      <w:proofErr w:type="spellStart"/>
      <w:r w:rsidR="00895ABD" w:rsidRPr="00895ABD">
        <w:rPr>
          <w:i/>
        </w:rPr>
        <w:t>dio.</w:t>
      </w:r>
      <w:proofErr w:type="gramStart"/>
      <w:r w:rsidR="00895ABD" w:rsidRPr="00895ABD">
        <w:rPr>
          <w:i/>
        </w:rPr>
        <w:t>t.pixelEvent</w:t>
      </w:r>
      <w:proofErr w:type="spellEnd"/>
      <w:proofErr w:type="gramEnd"/>
      <w:r w:rsidR="00895ABD">
        <w:rPr>
          <w:i/>
        </w:rPr>
        <w:t>.</w:t>
      </w:r>
    </w:p>
    <w:p w14:paraId="3A8554AE" w14:textId="77777777" w:rsidR="00BF2224" w:rsidRDefault="00A86188" w:rsidP="00BF2224">
      <w:pPr>
        <w:keepNext/>
      </w:pPr>
      <w:r w:rsidRPr="00A86188">
        <w:rPr>
          <w:noProof/>
        </w:rPr>
        <w:drawing>
          <wp:inline distT="0" distB="0" distL="0" distR="0" wp14:anchorId="504DAF00" wp14:editId="57451ED2">
            <wp:extent cx="5943600" cy="853854"/>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853854"/>
                    </a:xfrm>
                    <a:prstGeom prst="rect">
                      <a:avLst/>
                    </a:prstGeom>
                    <a:noFill/>
                    <a:ln>
                      <a:noFill/>
                    </a:ln>
                  </pic:spPr>
                </pic:pic>
              </a:graphicData>
            </a:graphic>
          </wp:inline>
        </w:drawing>
      </w:r>
    </w:p>
    <w:p w14:paraId="4FC729E2" w14:textId="459FEBB1" w:rsidR="00A86188" w:rsidRDefault="00BF2224" w:rsidP="00BF2224">
      <w:pPr>
        <w:pStyle w:val="Caption"/>
        <w:rPr>
          <w:color w:val="FF0000"/>
        </w:rPr>
      </w:pPr>
      <w:r>
        <w:t xml:space="preserve">Figure </w:t>
      </w:r>
      <w:r w:rsidR="008A3512">
        <w:fldChar w:fldCharType="begin"/>
      </w:r>
      <w:r w:rsidR="008A3512">
        <w:instrText xml:space="preserve"> SEQ Figure \* ARABIC </w:instrText>
      </w:r>
      <w:r w:rsidR="008A3512">
        <w:fldChar w:fldCharType="separate"/>
      </w:r>
      <w:ins w:id="598" w:author="Navid Asmari Saadabad" w:date="2022-01-14T17:20:00Z">
        <w:r w:rsidR="005A2A33">
          <w:rPr>
            <w:noProof/>
          </w:rPr>
          <w:t>45</w:t>
        </w:r>
      </w:ins>
      <w:del w:id="599" w:author="Navid Asmari Saadabad" w:date="2022-01-14T14:44:00Z">
        <w:r w:rsidDel="00EE62FE">
          <w:rPr>
            <w:noProof/>
          </w:rPr>
          <w:delText>40</w:delText>
        </w:r>
      </w:del>
      <w:r w:rsidR="008A3512">
        <w:rPr>
          <w:noProof/>
        </w:rPr>
        <w:fldChar w:fldCharType="end"/>
      </w:r>
      <w:r>
        <w:t xml:space="preserve"> </w:t>
      </w:r>
      <w:r w:rsidRPr="00CC72E3">
        <w:t>Trigger pixel</w:t>
      </w:r>
    </w:p>
    <w:p w14:paraId="47C91B2C" w14:textId="7815F4E4" w:rsidR="00170A98" w:rsidRDefault="00170A98" w:rsidP="00170A98">
      <w:pPr>
        <w:pStyle w:val="Heading1"/>
      </w:pPr>
      <w:bookmarkStart w:id="600" w:name="_Toc87963203"/>
      <w:r>
        <w:lastRenderedPageBreak/>
        <w:t>Write a Sawtooth Waveform to 3 FIFOs (Stick-Slip)</w:t>
      </w:r>
      <w:bookmarkEnd w:id="600"/>
    </w:p>
    <w:p w14:paraId="7D60C789" w14:textId="4D55D0EC" w:rsidR="00170A98" w:rsidRPr="00CC5B04" w:rsidRDefault="00FC699B" w:rsidP="00170A98">
      <w:pPr>
        <w:rPr>
          <w:color w:val="000000" w:themeColor="text1"/>
        </w:rPr>
      </w:pPr>
      <w:r w:rsidRPr="00CC5B04">
        <w:rPr>
          <w:color w:val="000000" w:themeColor="text1"/>
        </w:rPr>
        <w:t xml:space="preserve">This loop generates </w:t>
      </w:r>
      <w:ins w:id="601" w:author="Kangül Mustafa" w:date="2022-02-22T11:09:00Z">
        <w:r w:rsidR="005526E2">
          <w:rPr>
            <w:color w:val="000000" w:themeColor="text1"/>
          </w:rPr>
          <w:t xml:space="preserve">configurable </w:t>
        </w:r>
      </w:ins>
      <w:r w:rsidRPr="00CC5B04">
        <w:rPr>
          <w:color w:val="000000" w:themeColor="text1"/>
        </w:rPr>
        <w:t xml:space="preserve">3 channels sawtooth waveform </w:t>
      </w:r>
      <w:ins w:id="602" w:author="Kangül Mustafa" w:date="2022-02-22T11:09:00Z">
        <w:r w:rsidR="005526E2">
          <w:rPr>
            <w:color w:val="000000" w:themeColor="text1"/>
          </w:rPr>
          <w:t>for</w:t>
        </w:r>
      </w:ins>
      <w:del w:id="603" w:author="Kangül Mustafa" w:date="2022-02-22T11:09:00Z">
        <w:r w:rsidRPr="00CC5B04" w:rsidDel="005526E2">
          <w:rPr>
            <w:color w:val="000000" w:themeColor="text1"/>
          </w:rPr>
          <w:delText>to</w:delText>
        </w:r>
      </w:del>
      <w:r w:rsidRPr="00CC5B04">
        <w:rPr>
          <w:color w:val="000000" w:themeColor="text1"/>
        </w:rPr>
        <w:t xml:space="preserve"> c</w:t>
      </w:r>
      <w:bookmarkStart w:id="604" w:name="_GoBack"/>
      <w:bookmarkEnd w:id="604"/>
      <w:r w:rsidRPr="00CC5B04">
        <w:rPr>
          <w:color w:val="000000" w:themeColor="text1"/>
        </w:rPr>
        <w:t>ontrol</w:t>
      </w:r>
      <w:ins w:id="605" w:author="Kangül Mustafa" w:date="2022-02-22T11:09:00Z">
        <w:r w:rsidR="005526E2">
          <w:rPr>
            <w:color w:val="000000" w:themeColor="text1"/>
          </w:rPr>
          <w:t xml:space="preserve"> of </w:t>
        </w:r>
      </w:ins>
      <w:del w:id="606" w:author="Kangül Mustafa" w:date="2022-02-22T11:09:00Z">
        <w:r w:rsidRPr="00CC5B04" w:rsidDel="005526E2">
          <w:rPr>
            <w:color w:val="000000" w:themeColor="text1"/>
          </w:rPr>
          <w:delText xml:space="preserve"> </w:delText>
        </w:r>
      </w:del>
      <w:r w:rsidRPr="00CC5B04">
        <w:rPr>
          <w:color w:val="000000" w:themeColor="text1"/>
        </w:rPr>
        <w:t>X</w:t>
      </w:r>
      <w:ins w:id="607" w:author="Kangül Mustafa" w:date="2022-02-22T11:08:00Z">
        <w:r w:rsidR="005526E2">
          <w:rPr>
            <w:color w:val="000000" w:themeColor="text1"/>
          </w:rPr>
          <w:t>,</w:t>
        </w:r>
      </w:ins>
      <w:r w:rsidRPr="00CC5B04">
        <w:rPr>
          <w:color w:val="000000" w:themeColor="text1"/>
        </w:rPr>
        <w:t xml:space="preserve"> Y</w:t>
      </w:r>
      <w:ins w:id="608" w:author="Kangül Mustafa" w:date="2022-02-22T11:09:00Z">
        <w:r w:rsidR="005526E2">
          <w:rPr>
            <w:color w:val="000000" w:themeColor="text1"/>
          </w:rPr>
          <w:t>,</w:t>
        </w:r>
      </w:ins>
      <w:r w:rsidRPr="00CC5B04">
        <w:rPr>
          <w:color w:val="000000" w:themeColor="text1"/>
        </w:rPr>
        <w:t xml:space="preserve"> Z stage</w:t>
      </w:r>
      <w:ins w:id="609" w:author="Kangül Mustafa" w:date="2022-02-22T11:08:00Z">
        <w:r w:rsidR="005526E2">
          <w:rPr>
            <w:color w:val="000000" w:themeColor="text1"/>
          </w:rPr>
          <w:t>s</w:t>
        </w:r>
      </w:ins>
      <w:r w:rsidRPr="00CC5B04">
        <w:rPr>
          <w:color w:val="000000" w:themeColor="text1"/>
        </w:rPr>
        <w:t xml:space="preserve"> of </w:t>
      </w:r>
      <w:ins w:id="610" w:author="Kangül Mustafa" w:date="2022-02-22T11:10:00Z">
        <w:r w:rsidR="005526E2">
          <w:rPr>
            <w:color w:val="000000" w:themeColor="text1"/>
          </w:rPr>
          <w:t>three axis stick-slip</w:t>
        </w:r>
      </w:ins>
      <w:del w:id="611" w:author="Kangül Mustafa" w:date="2022-02-22T11:09:00Z">
        <w:r w:rsidRPr="00CC5B04" w:rsidDel="005526E2">
          <w:rPr>
            <w:color w:val="000000" w:themeColor="text1"/>
          </w:rPr>
          <w:delText xml:space="preserve">a </w:delText>
        </w:r>
      </w:del>
      <w:del w:id="612" w:author="Kangül Mustafa" w:date="2022-02-22T11:10:00Z">
        <w:r w:rsidRPr="00CC5B04" w:rsidDel="005526E2">
          <w:rPr>
            <w:color w:val="000000" w:themeColor="text1"/>
          </w:rPr>
          <w:delText>particular</w:delText>
        </w:r>
      </w:del>
      <w:r w:rsidRPr="00CC5B04">
        <w:rPr>
          <w:color w:val="000000" w:themeColor="text1"/>
        </w:rPr>
        <w:t xml:space="preserve"> positioner. Filled FIFOs are transferred to AO5, AO6, AO7.</w:t>
      </w:r>
    </w:p>
    <w:p w14:paraId="125BDE68" w14:textId="77777777" w:rsidR="00BF2224" w:rsidRDefault="00A86188" w:rsidP="00BF2224">
      <w:pPr>
        <w:keepNext/>
      </w:pPr>
      <w:r w:rsidRPr="00A86188">
        <w:rPr>
          <w:noProof/>
        </w:rPr>
        <w:drawing>
          <wp:inline distT="0" distB="0" distL="0" distR="0" wp14:anchorId="2BF8B393" wp14:editId="0E115BFE">
            <wp:extent cx="5943600" cy="3138446"/>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138446"/>
                    </a:xfrm>
                    <a:prstGeom prst="rect">
                      <a:avLst/>
                    </a:prstGeom>
                    <a:noFill/>
                    <a:ln>
                      <a:noFill/>
                    </a:ln>
                  </pic:spPr>
                </pic:pic>
              </a:graphicData>
            </a:graphic>
          </wp:inline>
        </w:drawing>
      </w:r>
    </w:p>
    <w:p w14:paraId="354A4835" w14:textId="23F9B877" w:rsidR="00A86188" w:rsidRDefault="00BF2224" w:rsidP="00BF2224">
      <w:pPr>
        <w:pStyle w:val="Caption"/>
        <w:rPr>
          <w:color w:val="FF0000"/>
        </w:rPr>
      </w:pPr>
      <w:r>
        <w:t xml:space="preserve">Figure </w:t>
      </w:r>
      <w:r w:rsidR="008A3512">
        <w:fldChar w:fldCharType="begin"/>
      </w:r>
      <w:r w:rsidR="008A3512">
        <w:instrText xml:space="preserve"> SEQ Figure \* ARABIC </w:instrText>
      </w:r>
      <w:r w:rsidR="008A3512">
        <w:fldChar w:fldCharType="separate"/>
      </w:r>
      <w:ins w:id="613" w:author="Navid Asmari Saadabad" w:date="2022-01-14T17:20:00Z">
        <w:r w:rsidR="005A2A33">
          <w:rPr>
            <w:noProof/>
          </w:rPr>
          <w:t>46</w:t>
        </w:r>
      </w:ins>
      <w:del w:id="614" w:author="Navid Asmari Saadabad" w:date="2022-01-14T14:44:00Z">
        <w:r w:rsidDel="00EE62FE">
          <w:rPr>
            <w:noProof/>
          </w:rPr>
          <w:delText>41</w:delText>
        </w:r>
      </w:del>
      <w:r w:rsidR="008A3512">
        <w:rPr>
          <w:noProof/>
        </w:rPr>
        <w:fldChar w:fldCharType="end"/>
      </w:r>
      <w:r>
        <w:t xml:space="preserve"> </w:t>
      </w:r>
      <w:r w:rsidRPr="0075759B">
        <w:t>Write a Sawtooth Waveform to 3 FIFOs (Stick-Slip)</w:t>
      </w:r>
    </w:p>
    <w:p w14:paraId="39A10F0E" w14:textId="168E9EE8" w:rsidR="00FC699B" w:rsidRDefault="00FC699B" w:rsidP="00FC699B">
      <w:pPr>
        <w:pStyle w:val="Heading1"/>
        <w:rPr>
          <w:rStyle w:val="Heading1Char"/>
        </w:rPr>
      </w:pPr>
      <w:bookmarkStart w:id="615" w:name="_Toc87963204"/>
      <w:r>
        <w:t xml:space="preserve">SPI Comm </w:t>
      </w:r>
      <w:r w:rsidRPr="00FC699B">
        <w:rPr>
          <w:rStyle w:val="Heading1Char"/>
        </w:rPr>
        <w:t>Loop</w:t>
      </w:r>
      <w:bookmarkEnd w:id="615"/>
    </w:p>
    <w:p w14:paraId="7872E3C0" w14:textId="4DABD267" w:rsidR="00FC699B" w:rsidRPr="00FC699B" w:rsidRDefault="00FC699B" w:rsidP="00FC699B">
      <w:r>
        <w:t>SPI communication protocol is implemented here. Based on event structure actions relate</w:t>
      </w:r>
      <w:r w:rsidR="005B0A8D">
        <w:t>d</w:t>
      </w:r>
      <w:r>
        <w:t xml:space="preserve"> FIFOs are filled and then processed in SPI.vi in parallel </w:t>
      </w:r>
    </w:p>
    <w:p w14:paraId="7F42A5A1" w14:textId="77777777" w:rsidR="00BF2224" w:rsidRDefault="00FC699B" w:rsidP="00BF2224">
      <w:pPr>
        <w:keepNext/>
      </w:pPr>
      <w:r w:rsidRPr="00FC699B">
        <w:rPr>
          <w:noProof/>
        </w:rPr>
        <w:drawing>
          <wp:inline distT="0" distB="0" distL="0" distR="0" wp14:anchorId="5827A5E0" wp14:editId="4802F581">
            <wp:extent cx="5943600" cy="2678521"/>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678521"/>
                    </a:xfrm>
                    <a:prstGeom prst="rect">
                      <a:avLst/>
                    </a:prstGeom>
                    <a:noFill/>
                    <a:ln>
                      <a:noFill/>
                    </a:ln>
                  </pic:spPr>
                </pic:pic>
              </a:graphicData>
            </a:graphic>
          </wp:inline>
        </w:drawing>
      </w:r>
    </w:p>
    <w:p w14:paraId="5424E3D1" w14:textId="408BEE1F" w:rsidR="00FC699B" w:rsidRDefault="00BF2224" w:rsidP="00BF2224">
      <w:pPr>
        <w:pStyle w:val="Caption"/>
      </w:pPr>
      <w:r>
        <w:t xml:space="preserve">Figure </w:t>
      </w:r>
      <w:r w:rsidR="008A3512">
        <w:fldChar w:fldCharType="begin"/>
      </w:r>
      <w:r w:rsidR="008A3512">
        <w:instrText xml:space="preserve"> SEQ Figure \* ARABIC </w:instrText>
      </w:r>
      <w:r w:rsidR="008A3512">
        <w:fldChar w:fldCharType="separate"/>
      </w:r>
      <w:ins w:id="616" w:author="Navid Asmari Saadabad" w:date="2022-01-14T17:20:00Z">
        <w:r w:rsidR="005A2A33">
          <w:rPr>
            <w:noProof/>
          </w:rPr>
          <w:t>47</w:t>
        </w:r>
      </w:ins>
      <w:del w:id="617" w:author="Navid Asmari Saadabad" w:date="2022-01-14T14:44:00Z">
        <w:r w:rsidDel="00EE62FE">
          <w:rPr>
            <w:noProof/>
          </w:rPr>
          <w:delText>42</w:delText>
        </w:r>
      </w:del>
      <w:r w:rsidR="008A3512">
        <w:rPr>
          <w:noProof/>
        </w:rPr>
        <w:fldChar w:fldCharType="end"/>
      </w:r>
      <w:r>
        <w:t xml:space="preserve"> </w:t>
      </w:r>
      <w:r w:rsidRPr="00AA1E26">
        <w:t>SPI Comm Loop</w:t>
      </w:r>
    </w:p>
    <w:sdt>
      <w:sdtPr>
        <w:rPr>
          <w:rFonts w:asciiTheme="minorHAnsi" w:eastAsiaTheme="minorHAnsi" w:hAnsiTheme="minorHAnsi" w:cstheme="minorBidi"/>
          <w:color w:val="auto"/>
          <w:sz w:val="22"/>
          <w:szCs w:val="22"/>
        </w:rPr>
        <w:id w:val="-923176308"/>
        <w:docPartObj>
          <w:docPartGallery w:val="Table of Contents"/>
          <w:docPartUnique/>
        </w:docPartObj>
      </w:sdtPr>
      <w:sdtEndPr>
        <w:rPr>
          <w:b/>
          <w:bCs/>
          <w:noProof/>
        </w:rPr>
      </w:sdtEndPr>
      <w:sdtContent>
        <w:p w14:paraId="6462C5F6" w14:textId="3C1AA01E" w:rsidR="005E52E1" w:rsidRDefault="005E52E1">
          <w:pPr>
            <w:pStyle w:val="TOCHeading"/>
          </w:pPr>
          <w:r>
            <w:t>Contents</w:t>
          </w:r>
        </w:p>
        <w:p w14:paraId="0D9D8307" w14:textId="4F7B1659" w:rsidR="005E52E1" w:rsidRDefault="005E52E1">
          <w:pPr>
            <w:pStyle w:val="TOC1"/>
            <w:rPr>
              <w:rFonts w:eastAsiaTheme="minorEastAsia"/>
              <w:noProof/>
            </w:rPr>
          </w:pPr>
          <w:r>
            <w:fldChar w:fldCharType="begin"/>
          </w:r>
          <w:r>
            <w:instrText xml:space="preserve"> TOC \o "1-3" \h \z \u </w:instrText>
          </w:r>
          <w:r>
            <w:fldChar w:fldCharType="separate"/>
          </w:r>
          <w:hyperlink w:anchor="_Toc87963171" w:history="1">
            <w:r w:rsidRPr="00010301">
              <w:rPr>
                <w:rStyle w:val="Hyperlink"/>
                <w:noProof/>
              </w:rPr>
              <w:t>Populate memory items for feedback from host</w:t>
            </w:r>
            <w:r>
              <w:rPr>
                <w:noProof/>
                <w:webHidden/>
              </w:rPr>
              <w:tab/>
            </w:r>
            <w:r>
              <w:rPr>
                <w:noProof/>
                <w:webHidden/>
              </w:rPr>
              <w:fldChar w:fldCharType="begin"/>
            </w:r>
            <w:r>
              <w:rPr>
                <w:noProof/>
                <w:webHidden/>
              </w:rPr>
              <w:instrText xml:space="preserve"> PAGEREF _Toc87963171 \h </w:instrText>
            </w:r>
            <w:r>
              <w:rPr>
                <w:noProof/>
                <w:webHidden/>
              </w:rPr>
            </w:r>
            <w:r>
              <w:rPr>
                <w:noProof/>
                <w:webHidden/>
              </w:rPr>
              <w:fldChar w:fldCharType="separate"/>
            </w:r>
            <w:r w:rsidR="00EB49E6">
              <w:rPr>
                <w:noProof/>
                <w:webHidden/>
              </w:rPr>
              <w:t>1</w:t>
            </w:r>
            <w:r>
              <w:rPr>
                <w:noProof/>
                <w:webHidden/>
              </w:rPr>
              <w:fldChar w:fldCharType="end"/>
            </w:r>
          </w:hyperlink>
        </w:p>
        <w:p w14:paraId="6EB85BBD" w14:textId="7470A8C6" w:rsidR="005E52E1" w:rsidRDefault="008A3512">
          <w:pPr>
            <w:pStyle w:val="TOC1"/>
            <w:rPr>
              <w:rFonts w:eastAsiaTheme="minorEastAsia"/>
              <w:noProof/>
            </w:rPr>
          </w:pPr>
          <w:hyperlink w:anchor="_Toc87963172" w:history="1">
            <w:r w:rsidR="005E52E1" w:rsidRPr="00010301">
              <w:rPr>
                <w:rStyle w:val="Hyperlink"/>
                <w:noProof/>
              </w:rPr>
              <w:t>AIO settings</w:t>
            </w:r>
            <w:r w:rsidR="005E52E1">
              <w:rPr>
                <w:noProof/>
                <w:webHidden/>
              </w:rPr>
              <w:tab/>
            </w:r>
            <w:r w:rsidR="005E52E1">
              <w:rPr>
                <w:noProof/>
                <w:webHidden/>
              </w:rPr>
              <w:fldChar w:fldCharType="begin"/>
            </w:r>
            <w:r w:rsidR="005E52E1">
              <w:rPr>
                <w:noProof/>
                <w:webHidden/>
              </w:rPr>
              <w:instrText xml:space="preserve"> PAGEREF _Toc87963172 \h </w:instrText>
            </w:r>
            <w:r w:rsidR="005E52E1">
              <w:rPr>
                <w:noProof/>
                <w:webHidden/>
              </w:rPr>
            </w:r>
            <w:r w:rsidR="005E52E1">
              <w:rPr>
                <w:noProof/>
                <w:webHidden/>
              </w:rPr>
              <w:fldChar w:fldCharType="separate"/>
            </w:r>
            <w:r w:rsidR="00EB49E6">
              <w:rPr>
                <w:noProof/>
                <w:webHidden/>
              </w:rPr>
              <w:t>1</w:t>
            </w:r>
            <w:r w:rsidR="005E52E1">
              <w:rPr>
                <w:noProof/>
                <w:webHidden/>
              </w:rPr>
              <w:fldChar w:fldCharType="end"/>
            </w:r>
          </w:hyperlink>
        </w:p>
        <w:p w14:paraId="31A44458" w14:textId="65763CF7" w:rsidR="005E52E1" w:rsidRDefault="008A3512">
          <w:pPr>
            <w:pStyle w:val="TOC1"/>
            <w:rPr>
              <w:rFonts w:eastAsiaTheme="minorEastAsia"/>
              <w:noProof/>
            </w:rPr>
          </w:pPr>
          <w:hyperlink w:anchor="_Toc87963173" w:history="1">
            <w:r w:rsidR="005E52E1" w:rsidRPr="00010301">
              <w:rPr>
                <w:rStyle w:val="Hyperlink"/>
                <w:noProof/>
              </w:rPr>
              <w:t>Analog inputs acquisition</w:t>
            </w:r>
            <w:r w:rsidR="005E52E1">
              <w:rPr>
                <w:noProof/>
                <w:webHidden/>
              </w:rPr>
              <w:tab/>
            </w:r>
            <w:r w:rsidR="005E52E1">
              <w:rPr>
                <w:noProof/>
                <w:webHidden/>
              </w:rPr>
              <w:fldChar w:fldCharType="begin"/>
            </w:r>
            <w:r w:rsidR="005E52E1">
              <w:rPr>
                <w:noProof/>
                <w:webHidden/>
              </w:rPr>
              <w:instrText xml:space="preserve"> PAGEREF _Toc87963173 \h </w:instrText>
            </w:r>
            <w:r w:rsidR="005E52E1">
              <w:rPr>
                <w:noProof/>
                <w:webHidden/>
              </w:rPr>
            </w:r>
            <w:r w:rsidR="005E52E1">
              <w:rPr>
                <w:noProof/>
                <w:webHidden/>
              </w:rPr>
              <w:fldChar w:fldCharType="separate"/>
            </w:r>
            <w:r w:rsidR="00EB49E6">
              <w:rPr>
                <w:noProof/>
                <w:webHidden/>
              </w:rPr>
              <w:t>1</w:t>
            </w:r>
            <w:r w:rsidR="005E52E1">
              <w:rPr>
                <w:noProof/>
                <w:webHidden/>
              </w:rPr>
              <w:fldChar w:fldCharType="end"/>
            </w:r>
          </w:hyperlink>
        </w:p>
        <w:p w14:paraId="05DE9FFD" w14:textId="77F2CBDD" w:rsidR="005E52E1" w:rsidRDefault="008A3512">
          <w:pPr>
            <w:pStyle w:val="TOC1"/>
            <w:rPr>
              <w:rFonts w:eastAsiaTheme="minorEastAsia"/>
              <w:noProof/>
            </w:rPr>
          </w:pPr>
          <w:hyperlink w:anchor="_Toc87963174" w:history="1">
            <w:r w:rsidR="005E52E1" w:rsidRPr="00010301">
              <w:rPr>
                <w:rStyle w:val="Hyperlink"/>
                <w:noProof/>
              </w:rPr>
              <w:t>Analog inputs sorting</w:t>
            </w:r>
            <w:r w:rsidR="005E52E1">
              <w:rPr>
                <w:noProof/>
                <w:webHidden/>
              </w:rPr>
              <w:tab/>
            </w:r>
            <w:r w:rsidR="005E52E1">
              <w:rPr>
                <w:noProof/>
                <w:webHidden/>
              </w:rPr>
              <w:fldChar w:fldCharType="begin"/>
            </w:r>
            <w:r w:rsidR="005E52E1">
              <w:rPr>
                <w:noProof/>
                <w:webHidden/>
              </w:rPr>
              <w:instrText xml:space="preserve"> PAGEREF _Toc87963174 \h </w:instrText>
            </w:r>
            <w:r w:rsidR="005E52E1">
              <w:rPr>
                <w:noProof/>
                <w:webHidden/>
              </w:rPr>
            </w:r>
            <w:r w:rsidR="005E52E1">
              <w:rPr>
                <w:noProof/>
                <w:webHidden/>
              </w:rPr>
              <w:fldChar w:fldCharType="separate"/>
            </w:r>
            <w:r w:rsidR="00EB49E6">
              <w:rPr>
                <w:noProof/>
                <w:webHidden/>
              </w:rPr>
              <w:t>2</w:t>
            </w:r>
            <w:r w:rsidR="005E52E1">
              <w:rPr>
                <w:noProof/>
                <w:webHidden/>
              </w:rPr>
              <w:fldChar w:fldCharType="end"/>
            </w:r>
          </w:hyperlink>
        </w:p>
        <w:p w14:paraId="48AC7358" w14:textId="4594D66C" w:rsidR="005E52E1" w:rsidRDefault="008A3512">
          <w:pPr>
            <w:pStyle w:val="TOC1"/>
            <w:rPr>
              <w:rFonts w:eastAsiaTheme="minorEastAsia"/>
              <w:noProof/>
            </w:rPr>
          </w:pPr>
          <w:hyperlink w:anchor="_Toc87963175" w:history="1">
            <w:r w:rsidR="005E52E1" w:rsidRPr="00010301">
              <w:rPr>
                <w:rStyle w:val="Hyperlink"/>
                <w:noProof/>
              </w:rPr>
              <w:t>x-y physical output</w:t>
            </w:r>
            <w:r w:rsidR="005E52E1">
              <w:rPr>
                <w:noProof/>
                <w:webHidden/>
              </w:rPr>
              <w:tab/>
            </w:r>
            <w:r w:rsidR="005E52E1">
              <w:rPr>
                <w:noProof/>
                <w:webHidden/>
              </w:rPr>
              <w:fldChar w:fldCharType="begin"/>
            </w:r>
            <w:r w:rsidR="005E52E1">
              <w:rPr>
                <w:noProof/>
                <w:webHidden/>
              </w:rPr>
              <w:instrText xml:space="preserve"> PAGEREF _Toc87963175 \h </w:instrText>
            </w:r>
            <w:r w:rsidR="005E52E1">
              <w:rPr>
                <w:noProof/>
                <w:webHidden/>
              </w:rPr>
            </w:r>
            <w:r w:rsidR="005E52E1">
              <w:rPr>
                <w:noProof/>
                <w:webHidden/>
              </w:rPr>
              <w:fldChar w:fldCharType="separate"/>
            </w:r>
            <w:r w:rsidR="00EB49E6">
              <w:rPr>
                <w:noProof/>
                <w:webHidden/>
              </w:rPr>
              <w:t>3</w:t>
            </w:r>
            <w:r w:rsidR="005E52E1">
              <w:rPr>
                <w:noProof/>
                <w:webHidden/>
              </w:rPr>
              <w:fldChar w:fldCharType="end"/>
            </w:r>
          </w:hyperlink>
        </w:p>
        <w:p w14:paraId="1AD1C6EB" w14:textId="4E3F5D23" w:rsidR="005E52E1" w:rsidRDefault="008A3512">
          <w:pPr>
            <w:pStyle w:val="TOC1"/>
            <w:rPr>
              <w:rFonts w:eastAsiaTheme="minorEastAsia"/>
              <w:noProof/>
            </w:rPr>
          </w:pPr>
          <w:hyperlink w:anchor="_Toc87963176" w:history="1">
            <w:r w:rsidR="005E52E1" w:rsidRPr="00010301">
              <w:rPr>
                <w:rStyle w:val="Hyperlink"/>
                <w:noProof/>
              </w:rPr>
              <w:t>Slow host-controlled signal generator</w:t>
            </w:r>
            <w:r w:rsidR="005E52E1">
              <w:rPr>
                <w:noProof/>
                <w:webHidden/>
              </w:rPr>
              <w:tab/>
            </w:r>
            <w:r w:rsidR="005E52E1">
              <w:rPr>
                <w:noProof/>
                <w:webHidden/>
              </w:rPr>
              <w:fldChar w:fldCharType="begin"/>
            </w:r>
            <w:r w:rsidR="005E52E1">
              <w:rPr>
                <w:noProof/>
                <w:webHidden/>
              </w:rPr>
              <w:instrText xml:space="preserve"> PAGEREF _Toc87963176 \h </w:instrText>
            </w:r>
            <w:r w:rsidR="005E52E1">
              <w:rPr>
                <w:noProof/>
                <w:webHidden/>
              </w:rPr>
            </w:r>
            <w:r w:rsidR="005E52E1">
              <w:rPr>
                <w:noProof/>
                <w:webHidden/>
              </w:rPr>
              <w:fldChar w:fldCharType="separate"/>
            </w:r>
            <w:r w:rsidR="00EB49E6">
              <w:rPr>
                <w:noProof/>
                <w:webHidden/>
              </w:rPr>
              <w:t>3</w:t>
            </w:r>
            <w:r w:rsidR="005E52E1">
              <w:rPr>
                <w:noProof/>
                <w:webHidden/>
              </w:rPr>
              <w:fldChar w:fldCharType="end"/>
            </w:r>
          </w:hyperlink>
        </w:p>
        <w:p w14:paraId="7CC8F7F0" w14:textId="4FE63113" w:rsidR="005E52E1" w:rsidRDefault="008A3512">
          <w:pPr>
            <w:pStyle w:val="TOC1"/>
            <w:rPr>
              <w:rFonts w:eastAsiaTheme="minorEastAsia"/>
              <w:noProof/>
            </w:rPr>
          </w:pPr>
          <w:hyperlink w:anchor="_Toc87963177" w:history="1">
            <w:r w:rsidR="005E52E1" w:rsidRPr="00010301">
              <w:rPr>
                <w:rStyle w:val="Hyperlink"/>
                <w:noProof/>
              </w:rPr>
              <w:t>Height and excitation output</w:t>
            </w:r>
            <w:r w:rsidR="005E52E1">
              <w:rPr>
                <w:noProof/>
                <w:webHidden/>
              </w:rPr>
              <w:tab/>
            </w:r>
            <w:r w:rsidR="005E52E1">
              <w:rPr>
                <w:noProof/>
                <w:webHidden/>
              </w:rPr>
              <w:fldChar w:fldCharType="begin"/>
            </w:r>
            <w:r w:rsidR="005E52E1">
              <w:rPr>
                <w:noProof/>
                <w:webHidden/>
              </w:rPr>
              <w:instrText xml:space="preserve"> PAGEREF _Toc87963177 \h </w:instrText>
            </w:r>
            <w:r w:rsidR="005E52E1">
              <w:rPr>
                <w:noProof/>
                <w:webHidden/>
              </w:rPr>
            </w:r>
            <w:r w:rsidR="005E52E1">
              <w:rPr>
                <w:noProof/>
                <w:webHidden/>
              </w:rPr>
              <w:fldChar w:fldCharType="separate"/>
            </w:r>
            <w:r w:rsidR="00EB49E6">
              <w:rPr>
                <w:noProof/>
                <w:webHidden/>
              </w:rPr>
              <w:t>3</w:t>
            </w:r>
            <w:r w:rsidR="005E52E1">
              <w:rPr>
                <w:noProof/>
                <w:webHidden/>
              </w:rPr>
              <w:fldChar w:fldCharType="end"/>
            </w:r>
          </w:hyperlink>
        </w:p>
        <w:p w14:paraId="44DCB8D5" w14:textId="5B794579" w:rsidR="005E52E1" w:rsidRDefault="008A3512">
          <w:pPr>
            <w:pStyle w:val="TOC1"/>
            <w:rPr>
              <w:rFonts w:eastAsiaTheme="minorEastAsia"/>
              <w:noProof/>
            </w:rPr>
          </w:pPr>
          <w:hyperlink w:anchor="_Toc87963178" w:history="1">
            <w:r w:rsidR="005E52E1" w:rsidRPr="00010301">
              <w:rPr>
                <w:rStyle w:val="Hyperlink"/>
                <w:noProof/>
              </w:rPr>
              <w:t>Fast ADC DAC interface</w:t>
            </w:r>
            <w:r w:rsidR="005E52E1">
              <w:rPr>
                <w:noProof/>
                <w:webHidden/>
              </w:rPr>
              <w:tab/>
            </w:r>
            <w:r w:rsidR="005E52E1">
              <w:rPr>
                <w:noProof/>
                <w:webHidden/>
              </w:rPr>
              <w:fldChar w:fldCharType="begin"/>
            </w:r>
            <w:r w:rsidR="005E52E1">
              <w:rPr>
                <w:noProof/>
                <w:webHidden/>
              </w:rPr>
              <w:instrText xml:space="preserve"> PAGEREF _Toc87963178 \h </w:instrText>
            </w:r>
            <w:r w:rsidR="005E52E1">
              <w:rPr>
                <w:noProof/>
                <w:webHidden/>
              </w:rPr>
            </w:r>
            <w:r w:rsidR="005E52E1">
              <w:rPr>
                <w:noProof/>
                <w:webHidden/>
              </w:rPr>
              <w:fldChar w:fldCharType="separate"/>
            </w:r>
            <w:r w:rsidR="00EB49E6">
              <w:rPr>
                <w:noProof/>
                <w:webHidden/>
              </w:rPr>
              <w:t>4</w:t>
            </w:r>
            <w:r w:rsidR="005E52E1">
              <w:rPr>
                <w:noProof/>
                <w:webHidden/>
              </w:rPr>
              <w:fldChar w:fldCharType="end"/>
            </w:r>
          </w:hyperlink>
        </w:p>
        <w:p w14:paraId="62ABACF3" w14:textId="32FC8747" w:rsidR="005E52E1" w:rsidRDefault="008A3512">
          <w:pPr>
            <w:pStyle w:val="TOC1"/>
            <w:rPr>
              <w:rFonts w:eastAsiaTheme="minorEastAsia"/>
              <w:noProof/>
            </w:rPr>
          </w:pPr>
          <w:hyperlink w:anchor="_Toc87963179" w:history="1">
            <w:r w:rsidR="005E52E1" w:rsidRPr="00010301">
              <w:rPr>
                <w:rStyle w:val="Hyperlink"/>
                <w:noProof/>
              </w:rPr>
              <w:t>Input module acquisition and excitation output</w:t>
            </w:r>
            <w:r w:rsidR="005E52E1">
              <w:rPr>
                <w:noProof/>
                <w:webHidden/>
              </w:rPr>
              <w:tab/>
            </w:r>
            <w:r w:rsidR="005E52E1">
              <w:rPr>
                <w:noProof/>
                <w:webHidden/>
              </w:rPr>
              <w:fldChar w:fldCharType="begin"/>
            </w:r>
            <w:r w:rsidR="005E52E1">
              <w:rPr>
                <w:noProof/>
                <w:webHidden/>
              </w:rPr>
              <w:instrText xml:space="preserve"> PAGEREF _Toc87963179 \h </w:instrText>
            </w:r>
            <w:r w:rsidR="005E52E1">
              <w:rPr>
                <w:noProof/>
                <w:webHidden/>
              </w:rPr>
            </w:r>
            <w:r w:rsidR="005E52E1">
              <w:rPr>
                <w:noProof/>
                <w:webHidden/>
              </w:rPr>
              <w:fldChar w:fldCharType="separate"/>
            </w:r>
            <w:r w:rsidR="00EB49E6">
              <w:rPr>
                <w:noProof/>
                <w:webHidden/>
              </w:rPr>
              <w:t>4</w:t>
            </w:r>
            <w:r w:rsidR="005E52E1">
              <w:rPr>
                <w:noProof/>
                <w:webHidden/>
              </w:rPr>
              <w:fldChar w:fldCharType="end"/>
            </w:r>
          </w:hyperlink>
        </w:p>
        <w:p w14:paraId="6F16E3DB" w14:textId="07F6D356" w:rsidR="005E52E1" w:rsidRDefault="008A3512">
          <w:pPr>
            <w:pStyle w:val="TOC1"/>
            <w:rPr>
              <w:rFonts w:eastAsiaTheme="minorEastAsia"/>
              <w:noProof/>
            </w:rPr>
          </w:pPr>
          <w:hyperlink w:anchor="_Toc87963180" w:history="1">
            <w:r w:rsidR="005E52E1" w:rsidRPr="00010301">
              <w:rPr>
                <w:rStyle w:val="Hyperlink"/>
                <w:noProof/>
              </w:rPr>
              <w:t>ORT Mode</w:t>
            </w:r>
            <w:r w:rsidR="005E52E1">
              <w:rPr>
                <w:noProof/>
                <w:webHidden/>
              </w:rPr>
              <w:tab/>
            </w:r>
            <w:r w:rsidR="005E52E1">
              <w:rPr>
                <w:noProof/>
                <w:webHidden/>
              </w:rPr>
              <w:fldChar w:fldCharType="begin"/>
            </w:r>
            <w:r w:rsidR="005E52E1">
              <w:rPr>
                <w:noProof/>
                <w:webHidden/>
              </w:rPr>
              <w:instrText xml:space="preserve"> PAGEREF _Toc87963180 \h </w:instrText>
            </w:r>
            <w:r w:rsidR="005E52E1">
              <w:rPr>
                <w:noProof/>
                <w:webHidden/>
              </w:rPr>
            </w:r>
            <w:r w:rsidR="005E52E1">
              <w:rPr>
                <w:noProof/>
                <w:webHidden/>
              </w:rPr>
              <w:fldChar w:fldCharType="separate"/>
            </w:r>
            <w:r w:rsidR="00EB49E6">
              <w:rPr>
                <w:noProof/>
                <w:webHidden/>
              </w:rPr>
              <w:t>6</w:t>
            </w:r>
            <w:r w:rsidR="005E52E1">
              <w:rPr>
                <w:noProof/>
                <w:webHidden/>
              </w:rPr>
              <w:fldChar w:fldCharType="end"/>
            </w:r>
          </w:hyperlink>
        </w:p>
        <w:p w14:paraId="5C3032E1" w14:textId="62AE7F9E" w:rsidR="005E52E1" w:rsidRDefault="008A3512">
          <w:pPr>
            <w:pStyle w:val="TOC1"/>
            <w:rPr>
              <w:rFonts w:eastAsiaTheme="minorEastAsia"/>
              <w:noProof/>
            </w:rPr>
          </w:pPr>
          <w:hyperlink w:anchor="_Toc87963181" w:history="1">
            <w:r w:rsidR="005E52E1" w:rsidRPr="00010301">
              <w:rPr>
                <w:rStyle w:val="Hyperlink"/>
                <w:noProof/>
              </w:rPr>
              <w:t>AM mode</w:t>
            </w:r>
            <w:r w:rsidR="005E52E1">
              <w:rPr>
                <w:noProof/>
                <w:webHidden/>
              </w:rPr>
              <w:tab/>
            </w:r>
            <w:r w:rsidR="005E52E1">
              <w:rPr>
                <w:noProof/>
                <w:webHidden/>
              </w:rPr>
              <w:fldChar w:fldCharType="begin"/>
            </w:r>
            <w:r w:rsidR="005E52E1">
              <w:rPr>
                <w:noProof/>
                <w:webHidden/>
              </w:rPr>
              <w:instrText xml:space="preserve"> PAGEREF _Toc87963181 \h </w:instrText>
            </w:r>
            <w:r w:rsidR="005E52E1">
              <w:rPr>
                <w:noProof/>
                <w:webHidden/>
              </w:rPr>
            </w:r>
            <w:r w:rsidR="005E52E1">
              <w:rPr>
                <w:noProof/>
                <w:webHidden/>
              </w:rPr>
              <w:fldChar w:fldCharType="separate"/>
            </w:r>
            <w:r w:rsidR="00EB49E6">
              <w:rPr>
                <w:noProof/>
                <w:webHidden/>
              </w:rPr>
              <w:t>9</w:t>
            </w:r>
            <w:r w:rsidR="005E52E1">
              <w:rPr>
                <w:noProof/>
                <w:webHidden/>
              </w:rPr>
              <w:fldChar w:fldCharType="end"/>
            </w:r>
          </w:hyperlink>
        </w:p>
        <w:p w14:paraId="401CD85A" w14:textId="2A38ED22" w:rsidR="005E52E1" w:rsidRDefault="008A3512">
          <w:pPr>
            <w:pStyle w:val="TOC1"/>
            <w:rPr>
              <w:rFonts w:eastAsiaTheme="minorEastAsia"/>
              <w:noProof/>
            </w:rPr>
          </w:pPr>
          <w:hyperlink w:anchor="_Toc87963182" w:history="1">
            <w:r w:rsidR="005E52E1" w:rsidRPr="00010301">
              <w:rPr>
                <w:rStyle w:val="Hyperlink"/>
                <w:noProof/>
              </w:rPr>
              <w:t>Contact mode average</w:t>
            </w:r>
            <w:r w:rsidR="005E52E1">
              <w:rPr>
                <w:noProof/>
                <w:webHidden/>
              </w:rPr>
              <w:tab/>
            </w:r>
            <w:r w:rsidR="005E52E1">
              <w:rPr>
                <w:noProof/>
                <w:webHidden/>
              </w:rPr>
              <w:fldChar w:fldCharType="begin"/>
            </w:r>
            <w:r w:rsidR="005E52E1">
              <w:rPr>
                <w:noProof/>
                <w:webHidden/>
              </w:rPr>
              <w:instrText xml:space="preserve"> PAGEREF _Toc87963182 \h </w:instrText>
            </w:r>
            <w:r w:rsidR="005E52E1">
              <w:rPr>
                <w:noProof/>
                <w:webHidden/>
              </w:rPr>
            </w:r>
            <w:r w:rsidR="005E52E1">
              <w:rPr>
                <w:noProof/>
                <w:webHidden/>
              </w:rPr>
              <w:fldChar w:fldCharType="separate"/>
            </w:r>
            <w:r w:rsidR="00EB49E6">
              <w:rPr>
                <w:noProof/>
                <w:webHidden/>
              </w:rPr>
              <w:t>10</w:t>
            </w:r>
            <w:r w:rsidR="005E52E1">
              <w:rPr>
                <w:noProof/>
                <w:webHidden/>
              </w:rPr>
              <w:fldChar w:fldCharType="end"/>
            </w:r>
          </w:hyperlink>
        </w:p>
        <w:p w14:paraId="2DA4BCC7" w14:textId="18224BA7" w:rsidR="005E52E1" w:rsidRDefault="00474288">
          <w:pPr>
            <w:pStyle w:val="TOC1"/>
            <w:rPr>
              <w:rFonts w:eastAsiaTheme="minorEastAsia"/>
              <w:noProof/>
            </w:rPr>
          </w:pPr>
          <w:r>
            <w:rPr>
              <w:noProof/>
            </w:rPr>
            <w:fldChar w:fldCharType="begin"/>
          </w:r>
          <w:r>
            <w:rPr>
              <w:noProof/>
            </w:rPr>
            <w:instrText xml:space="preserve"> HYPERLINK \l "_Toc87963183" </w:instrText>
          </w:r>
          <w:r>
            <w:rPr>
              <w:noProof/>
            </w:rPr>
            <w:fldChar w:fldCharType="separate"/>
          </w:r>
          <w:r w:rsidR="005E52E1" w:rsidRPr="00010301">
            <w:rPr>
              <w:rStyle w:val="Hyperlink"/>
              <w:noProof/>
              <w:lang w:val="fr-FR"/>
            </w:rPr>
            <w:t>ORT mode excitation generator</w:t>
          </w:r>
          <w:r w:rsidR="005E52E1">
            <w:rPr>
              <w:noProof/>
              <w:webHidden/>
            </w:rPr>
            <w:tab/>
          </w:r>
          <w:r w:rsidR="005E52E1">
            <w:rPr>
              <w:noProof/>
              <w:webHidden/>
            </w:rPr>
            <w:fldChar w:fldCharType="begin"/>
          </w:r>
          <w:r w:rsidR="005E52E1">
            <w:rPr>
              <w:noProof/>
              <w:webHidden/>
            </w:rPr>
            <w:instrText xml:space="preserve"> PAGEREF _Toc87963183 \h </w:instrText>
          </w:r>
          <w:r w:rsidR="005E52E1">
            <w:rPr>
              <w:noProof/>
              <w:webHidden/>
            </w:rPr>
          </w:r>
          <w:r w:rsidR="005E52E1">
            <w:rPr>
              <w:noProof/>
              <w:webHidden/>
            </w:rPr>
            <w:fldChar w:fldCharType="separate"/>
          </w:r>
          <w:ins w:id="618" w:author="Navid Asmari Saadabad" w:date="2022-01-14T17:29:00Z">
            <w:r w:rsidR="00EB49E6">
              <w:rPr>
                <w:noProof/>
                <w:webHidden/>
              </w:rPr>
              <w:t>11</w:t>
            </w:r>
          </w:ins>
          <w:del w:id="619" w:author="Navid Asmari Saadabad" w:date="2022-01-14T17:29:00Z">
            <w:r w:rsidR="005E52E1" w:rsidDel="00EB49E6">
              <w:rPr>
                <w:noProof/>
                <w:webHidden/>
              </w:rPr>
              <w:delText>10</w:delText>
            </w:r>
          </w:del>
          <w:r w:rsidR="005E52E1">
            <w:rPr>
              <w:noProof/>
              <w:webHidden/>
            </w:rPr>
            <w:fldChar w:fldCharType="end"/>
          </w:r>
          <w:r>
            <w:rPr>
              <w:noProof/>
            </w:rPr>
            <w:fldChar w:fldCharType="end"/>
          </w:r>
        </w:p>
        <w:p w14:paraId="23EAEE18" w14:textId="58E75455" w:rsidR="005E52E1" w:rsidRDefault="008A3512">
          <w:pPr>
            <w:pStyle w:val="TOC1"/>
            <w:rPr>
              <w:rFonts w:eastAsiaTheme="minorEastAsia"/>
              <w:noProof/>
            </w:rPr>
          </w:pPr>
          <w:hyperlink w:anchor="_Toc87963184" w:history="1">
            <w:r w:rsidR="005E52E1" w:rsidRPr="00010301">
              <w:rPr>
                <w:rStyle w:val="Hyperlink"/>
                <w:noProof/>
              </w:rPr>
              <w:t>Main process variable selection</w:t>
            </w:r>
            <w:r w:rsidR="005E52E1">
              <w:rPr>
                <w:noProof/>
                <w:webHidden/>
              </w:rPr>
              <w:tab/>
            </w:r>
            <w:r w:rsidR="005E52E1">
              <w:rPr>
                <w:noProof/>
                <w:webHidden/>
              </w:rPr>
              <w:fldChar w:fldCharType="begin"/>
            </w:r>
            <w:r w:rsidR="005E52E1">
              <w:rPr>
                <w:noProof/>
                <w:webHidden/>
              </w:rPr>
              <w:instrText xml:space="preserve"> PAGEREF _Toc87963184 \h </w:instrText>
            </w:r>
            <w:r w:rsidR="005E52E1">
              <w:rPr>
                <w:noProof/>
                <w:webHidden/>
              </w:rPr>
            </w:r>
            <w:r w:rsidR="005E52E1">
              <w:rPr>
                <w:noProof/>
                <w:webHidden/>
              </w:rPr>
              <w:fldChar w:fldCharType="separate"/>
            </w:r>
            <w:r w:rsidR="00EB49E6">
              <w:rPr>
                <w:noProof/>
                <w:webHidden/>
              </w:rPr>
              <w:t>11</w:t>
            </w:r>
            <w:r w:rsidR="005E52E1">
              <w:rPr>
                <w:noProof/>
                <w:webHidden/>
              </w:rPr>
              <w:fldChar w:fldCharType="end"/>
            </w:r>
          </w:hyperlink>
        </w:p>
        <w:p w14:paraId="06BCD35B" w14:textId="0692C606" w:rsidR="005E52E1" w:rsidRDefault="00474288">
          <w:pPr>
            <w:pStyle w:val="TOC1"/>
            <w:rPr>
              <w:rFonts w:eastAsiaTheme="minorEastAsia"/>
              <w:noProof/>
            </w:rPr>
          </w:pPr>
          <w:r>
            <w:rPr>
              <w:noProof/>
            </w:rPr>
            <w:fldChar w:fldCharType="begin"/>
          </w:r>
          <w:r>
            <w:rPr>
              <w:noProof/>
            </w:rPr>
            <w:instrText xml:space="preserve"> HYPERLINK \l "_Toc87963185" </w:instrText>
          </w:r>
          <w:r>
            <w:rPr>
              <w:noProof/>
            </w:rPr>
            <w:fldChar w:fldCharType="separate"/>
          </w:r>
          <w:r w:rsidR="005E52E1" w:rsidRPr="00010301">
            <w:rPr>
              <w:rStyle w:val="Hyperlink"/>
              <w:noProof/>
            </w:rPr>
            <w:t>PID calculation and height control</w:t>
          </w:r>
          <w:r w:rsidR="005E52E1">
            <w:rPr>
              <w:noProof/>
              <w:webHidden/>
            </w:rPr>
            <w:tab/>
          </w:r>
          <w:r w:rsidR="005E52E1">
            <w:rPr>
              <w:noProof/>
              <w:webHidden/>
            </w:rPr>
            <w:fldChar w:fldCharType="begin"/>
          </w:r>
          <w:r w:rsidR="005E52E1">
            <w:rPr>
              <w:noProof/>
              <w:webHidden/>
            </w:rPr>
            <w:instrText xml:space="preserve"> PAGEREF _Toc87963185 \h </w:instrText>
          </w:r>
          <w:r w:rsidR="005E52E1">
            <w:rPr>
              <w:noProof/>
              <w:webHidden/>
            </w:rPr>
          </w:r>
          <w:r w:rsidR="005E52E1">
            <w:rPr>
              <w:noProof/>
              <w:webHidden/>
            </w:rPr>
            <w:fldChar w:fldCharType="separate"/>
          </w:r>
          <w:ins w:id="620" w:author="Navid Asmari Saadabad" w:date="2022-01-14T17:29:00Z">
            <w:r w:rsidR="00EB49E6">
              <w:rPr>
                <w:noProof/>
                <w:webHidden/>
              </w:rPr>
              <w:t>12</w:t>
            </w:r>
          </w:ins>
          <w:del w:id="621" w:author="Navid Asmari Saadabad" w:date="2022-01-14T17:29:00Z">
            <w:r w:rsidR="005E52E1" w:rsidDel="00EB49E6">
              <w:rPr>
                <w:noProof/>
                <w:webHidden/>
              </w:rPr>
              <w:delText>11</w:delText>
            </w:r>
          </w:del>
          <w:r w:rsidR="005E52E1">
            <w:rPr>
              <w:noProof/>
              <w:webHidden/>
            </w:rPr>
            <w:fldChar w:fldCharType="end"/>
          </w:r>
          <w:r>
            <w:rPr>
              <w:noProof/>
            </w:rPr>
            <w:fldChar w:fldCharType="end"/>
          </w:r>
        </w:p>
        <w:p w14:paraId="15050C39" w14:textId="3185FD3C" w:rsidR="005E52E1" w:rsidRDefault="00474288">
          <w:pPr>
            <w:pStyle w:val="TOC1"/>
            <w:rPr>
              <w:rFonts w:eastAsiaTheme="minorEastAsia"/>
              <w:noProof/>
            </w:rPr>
          </w:pPr>
          <w:r>
            <w:rPr>
              <w:noProof/>
            </w:rPr>
            <w:fldChar w:fldCharType="begin"/>
          </w:r>
          <w:r>
            <w:rPr>
              <w:noProof/>
            </w:rPr>
            <w:instrText xml:space="preserve"> HYPERLINK \l "_Toc87963186" </w:instrText>
          </w:r>
          <w:r>
            <w:rPr>
              <w:noProof/>
            </w:rPr>
            <w:fldChar w:fldCharType="separate"/>
          </w:r>
          <w:r w:rsidR="005E52E1" w:rsidRPr="00010301">
            <w:rPr>
              <w:rStyle w:val="Hyperlink"/>
              <w:noProof/>
            </w:rPr>
            <w:t>Retract on background correct to get non-interact background</w:t>
          </w:r>
          <w:r w:rsidR="005E52E1">
            <w:rPr>
              <w:noProof/>
              <w:webHidden/>
            </w:rPr>
            <w:tab/>
          </w:r>
          <w:r w:rsidR="005E52E1">
            <w:rPr>
              <w:noProof/>
              <w:webHidden/>
            </w:rPr>
            <w:fldChar w:fldCharType="begin"/>
          </w:r>
          <w:r w:rsidR="005E52E1">
            <w:rPr>
              <w:noProof/>
              <w:webHidden/>
            </w:rPr>
            <w:instrText xml:space="preserve"> PAGEREF _Toc87963186 \h </w:instrText>
          </w:r>
          <w:r w:rsidR="005E52E1">
            <w:rPr>
              <w:noProof/>
              <w:webHidden/>
            </w:rPr>
          </w:r>
          <w:r w:rsidR="005E52E1">
            <w:rPr>
              <w:noProof/>
              <w:webHidden/>
            </w:rPr>
            <w:fldChar w:fldCharType="separate"/>
          </w:r>
          <w:ins w:id="622" w:author="Navid Asmari Saadabad" w:date="2022-01-14T17:29:00Z">
            <w:r w:rsidR="00EB49E6">
              <w:rPr>
                <w:noProof/>
                <w:webHidden/>
              </w:rPr>
              <w:t>16</w:t>
            </w:r>
          </w:ins>
          <w:del w:id="623" w:author="Navid Asmari Saadabad" w:date="2022-01-14T17:29:00Z">
            <w:r w:rsidR="005E52E1" w:rsidDel="00EB49E6">
              <w:rPr>
                <w:noProof/>
                <w:webHidden/>
              </w:rPr>
              <w:delText>12</w:delText>
            </w:r>
          </w:del>
          <w:r w:rsidR="005E52E1">
            <w:rPr>
              <w:noProof/>
              <w:webHidden/>
            </w:rPr>
            <w:fldChar w:fldCharType="end"/>
          </w:r>
          <w:r>
            <w:rPr>
              <w:noProof/>
            </w:rPr>
            <w:fldChar w:fldCharType="end"/>
          </w:r>
        </w:p>
        <w:p w14:paraId="7DB2A917" w14:textId="3C6ED344" w:rsidR="005E52E1" w:rsidRDefault="00474288">
          <w:pPr>
            <w:pStyle w:val="TOC1"/>
            <w:rPr>
              <w:rFonts w:eastAsiaTheme="minorEastAsia"/>
              <w:noProof/>
            </w:rPr>
          </w:pPr>
          <w:r>
            <w:rPr>
              <w:noProof/>
            </w:rPr>
            <w:fldChar w:fldCharType="begin"/>
          </w:r>
          <w:r>
            <w:rPr>
              <w:noProof/>
            </w:rPr>
            <w:instrText xml:space="preserve"> HYPERLINK \l "_Toc87963187" </w:instrText>
          </w:r>
          <w:r>
            <w:rPr>
              <w:noProof/>
            </w:rPr>
            <w:fldChar w:fldCharType="separate"/>
          </w:r>
          <w:r w:rsidR="005E52E1" w:rsidRPr="00010301">
            <w:rPr>
              <w:rStyle w:val="Hyperlink"/>
              <w:noProof/>
            </w:rPr>
            <w:t>z Watchdog for auto-approach</w:t>
          </w:r>
          <w:r w:rsidR="005E52E1">
            <w:rPr>
              <w:noProof/>
              <w:webHidden/>
            </w:rPr>
            <w:tab/>
          </w:r>
          <w:r w:rsidR="005E52E1">
            <w:rPr>
              <w:noProof/>
              <w:webHidden/>
            </w:rPr>
            <w:fldChar w:fldCharType="begin"/>
          </w:r>
          <w:r w:rsidR="005E52E1">
            <w:rPr>
              <w:noProof/>
              <w:webHidden/>
            </w:rPr>
            <w:instrText xml:space="preserve"> PAGEREF _Toc87963187 \h </w:instrText>
          </w:r>
          <w:r w:rsidR="005E52E1">
            <w:rPr>
              <w:noProof/>
              <w:webHidden/>
            </w:rPr>
          </w:r>
          <w:r w:rsidR="005E52E1">
            <w:rPr>
              <w:noProof/>
              <w:webHidden/>
            </w:rPr>
            <w:fldChar w:fldCharType="separate"/>
          </w:r>
          <w:ins w:id="624" w:author="Navid Asmari Saadabad" w:date="2022-01-14T17:29:00Z">
            <w:r w:rsidR="00EB49E6">
              <w:rPr>
                <w:noProof/>
                <w:webHidden/>
              </w:rPr>
              <w:t>16</w:t>
            </w:r>
          </w:ins>
          <w:del w:id="625" w:author="Navid Asmari Saadabad" w:date="2022-01-14T17:29:00Z">
            <w:r w:rsidR="005E52E1" w:rsidDel="00EB49E6">
              <w:rPr>
                <w:noProof/>
                <w:webHidden/>
              </w:rPr>
              <w:delText>12</w:delText>
            </w:r>
          </w:del>
          <w:r w:rsidR="005E52E1">
            <w:rPr>
              <w:noProof/>
              <w:webHidden/>
            </w:rPr>
            <w:fldChar w:fldCharType="end"/>
          </w:r>
          <w:r>
            <w:rPr>
              <w:noProof/>
            </w:rPr>
            <w:fldChar w:fldCharType="end"/>
          </w:r>
        </w:p>
        <w:p w14:paraId="4A0DD503" w14:textId="0CE1548A" w:rsidR="005E52E1" w:rsidRDefault="00474288">
          <w:pPr>
            <w:pStyle w:val="TOC1"/>
            <w:rPr>
              <w:rFonts w:eastAsiaTheme="minorEastAsia"/>
              <w:noProof/>
            </w:rPr>
          </w:pPr>
          <w:r>
            <w:rPr>
              <w:noProof/>
            </w:rPr>
            <w:fldChar w:fldCharType="begin"/>
          </w:r>
          <w:r>
            <w:rPr>
              <w:noProof/>
            </w:rPr>
            <w:instrText xml:space="preserve"> HYPERLINK \l "_Toc87963188" </w:instrText>
          </w:r>
          <w:r>
            <w:rPr>
              <w:noProof/>
            </w:rPr>
            <w:fldChar w:fldCharType="separate"/>
          </w:r>
          <w:r w:rsidR="005E52E1" w:rsidRPr="00010301">
            <w:rPr>
              <w:rStyle w:val="Hyperlink"/>
              <w:noProof/>
            </w:rPr>
            <w:t>Coarse Z control</w:t>
          </w:r>
          <w:r w:rsidR="005E52E1">
            <w:rPr>
              <w:noProof/>
              <w:webHidden/>
            </w:rPr>
            <w:tab/>
          </w:r>
          <w:r w:rsidR="005E52E1">
            <w:rPr>
              <w:noProof/>
              <w:webHidden/>
            </w:rPr>
            <w:fldChar w:fldCharType="begin"/>
          </w:r>
          <w:r w:rsidR="005E52E1">
            <w:rPr>
              <w:noProof/>
              <w:webHidden/>
            </w:rPr>
            <w:instrText xml:space="preserve"> PAGEREF _Toc87963188 \h </w:instrText>
          </w:r>
          <w:r w:rsidR="005E52E1">
            <w:rPr>
              <w:noProof/>
              <w:webHidden/>
            </w:rPr>
          </w:r>
          <w:r w:rsidR="005E52E1">
            <w:rPr>
              <w:noProof/>
              <w:webHidden/>
            </w:rPr>
            <w:fldChar w:fldCharType="separate"/>
          </w:r>
          <w:ins w:id="626" w:author="Navid Asmari Saadabad" w:date="2022-01-14T17:29:00Z">
            <w:r w:rsidR="00EB49E6">
              <w:rPr>
                <w:noProof/>
                <w:webHidden/>
              </w:rPr>
              <w:t>17</w:t>
            </w:r>
          </w:ins>
          <w:del w:id="627" w:author="Navid Asmari Saadabad" w:date="2022-01-14T17:29:00Z">
            <w:r w:rsidR="005E52E1" w:rsidDel="00EB49E6">
              <w:rPr>
                <w:noProof/>
                <w:webHidden/>
              </w:rPr>
              <w:delText>13</w:delText>
            </w:r>
          </w:del>
          <w:r w:rsidR="005E52E1">
            <w:rPr>
              <w:noProof/>
              <w:webHidden/>
            </w:rPr>
            <w:fldChar w:fldCharType="end"/>
          </w:r>
          <w:r>
            <w:rPr>
              <w:noProof/>
            </w:rPr>
            <w:fldChar w:fldCharType="end"/>
          </w:r>
        </w:p>
        <w:p w14:paraId="0FB19F19" w14:textId="0CE48E00" w:rsidR="005E52E1" w:rsidRDefault="00474288">
          <w:pPr>
            <w:pStyle w:val="TOC1"/>
            <w:rPr>
              <w:rFonts w:eastAsiaTheme="minorEastAsia"/>
              <w:noProof/>
            </w:rPr>
          </w:pPr>
          <w:r>
            <w:rPr>
              <w:noProof/>
            </w:rPr>
            <w:fldChar w:fldCharType="begin"/>
          </w:r>
          <w:r>
            <w:rPr>
              <w:noProof/>
            </w:rPr>
            <w:instrText xml:space="preserve"> HYPERLINK \l "_Toc87963189" </w:instrText>
          </w:r>
          <w:r>
            <w:rPr>
              <w:noProof/>
            </w:rPr>
            <w:fldChar w:fldCharType="separate"/>
          </w:r>
          <w:r w:rsidR="005E52E1" w:rsidRPr="00010301">
            <w:rPr>
              <w:rStyle w:val="Hyperlink"/>
              <w:noProof/>
            </w:rPr>
            <w:t>Host data transfer interaction wave generator and memory control</w:t>
          </w:r>
          <w:r w:rsidR="005E52E1">
            <w:rPr>
              <w:noProof/>
              <w:webHidden/>
            </w:rPr>
            <w:tab/>
          </w:r>
          <w:r w:rsidR="005E52E1">
            <w:rPr>
              <w:noProof/>
              <w:webHidden/>
            </w:rPr>
            <w:fldChar w:fldCharType="begin"/>
          </w:r>
          <w:r w:rsidR="005E52E1">
            <w:rPr>
              <w:noProof/>
              <w:webHidden/>
            </w:rPr>
            <w:instrText xml:space="preserve"> PAGEREF _Toc87963189 \h </w:instrText>
          </w:r>
          <w:r w:rsidR="005E52E1">
            <w:rPr>
              <w:noProof/>
              <w:webHidden/>
            </w:rPr>
          </w:r>
          <w:r w:rsidR="005E52E1">
            <w:rPr>
              <w:noProof/>
              <w:webHidden/>
            </w:rPr>
            <w:fldChar w:fldCharType="separate"/>
          </w:r>
          <w:ins w:id="628" w:author="Navid Asmari Saadabad" w:date="2022-01-14T17:29:00Z">
            <w:r w:rsidR="00EB49E6">
              <w:rPr>
                <w:noProof/>
                <w:webHidden/>
              </w:rPr>
              <w:t>17</w:t>
            </w:r>
          </w:ins>
          <w:del w:id="629" w:author="Navid Asmari Saadabad" w:date="2022-01-14T17:29:00Z">
            <w:r w:rsidR="005E52E1" w:rsidDel="00EB49E6">
              <w:rPr>
                <w:noProof/>
                <w:webHidden/>
              </w:rPr>
              <w:delText>13</w:delText>
            </w:r>
          </w:del>
          <w:r w:rsidR="005E52E1">
            <w:rPr>
              <w:noProof/>
              <w:webHidden/>
            </w:rPr>
            <w:fldChar w:fldCharType="end"/>
          </w:r>
          <w:r>
            <w:rPr>
              <w:noProof/>
            </w:rPr>
            <w:fldChar w:fldCharType="end"/>
          </w:r>
        </w:p>
        <w:p w14:paraId="2C312EBE" w14:textId="1DC31413" w:rsidR="005E52E1" w:rsidRDefault="00474288">
          <w:pPr>
            <w:pStyle w:val="TOC1"/>
            <w:rPr>
              <w:rFonts w:eastAsiaTheme="minorEastAsia"/>
              <w:noProof/>
            </w:rPr>
          </w:pPr>
          <w:r>
            <w:rPr>
              <w:noProof/>
            </w:rPr>
            <w:fldChar w:fldCharType="begin"/>
          </w:r>
          <w:r>
            <w:rPr>
              <w:noProof/>
            </w:rPr>
            <w:instrText xml:space="preserve"> HYPERLINK \l "_Toc87963190" </w:instrText>
          </w:r>
          <w:r>
            <w:rPr>
              <w:noProof/>
            </w:rPr>
            <w:fldChar w:fldCharType="separate"/>
          </w:r>
          <w:r w:rsidR="005E52E1" w:rsidRPr="00010301">
            <w:rPr>
              <w:rStyle w:val="Hyperlink"/>
              <w:noProof/>
            </w:rPr>
            <w:t>Transfer interaction data to host</w:t>
          </w:r>
          <w:r w:rsidR="005E52E1">
            <w:rPr>
              <w:noProof/>
              <w:webHidden/>
            </w:rPr>
            <w:tab/>
          </w:r>
          <w:r w:rsidR="005E52E1">
            <w:rPr>
              <w:noProof/>
              <w:webHidden/>
            </w:rPr>
            <w:fldChar w:fldCharType="begin"/>
          </w:r>
          <w:r w:rsidR="005E52E1">
            <w:rPr>
              <w:noProof/>
              <w:webHidden/>
            </w:rPr>
            <w:instrText xml:space="preserve"> PAGEREF _Toc87963190 \h </w:instrText>
          </w:r>
          <w:r w:rsidR="005E52E1">
            <w:rPr>
              <w:noProof/>
              <w:webHidden/>
            </w:rPr>
          </w:r>
          <w:r w:rsidR="005E52E1">
            <w:rPr>
              <w:noProof/>
              <w:webHidden/>
            </w:rPr>
            <w:fldChar w:fldCharType="separate"/>
          </w:r>
          <w:ins w:id="630" w:author="Navid Asmari Saadabad" w:date="2022-01-14T17:29:00Z">
            <w:r w:rsidR="00EB49E6">
              <w:rPr>
                <w:noProof/>
                <w:webHidden/>
              </w:rPr>
              <w:t>17</w:t>
            </w:r>
          </w:ins>
          <w:del w:id="631" w:author="Navid Asmari Saadabad" w:date="2022-01-14T17:29:00Z">
            <w:r w:rsidR="005E52E1" w:rsidDel="00EB49E6">
              <w:rPr>
                <w:noProof/>
                <w:webHidden/>
              </w:rPr>
              <w:delText>13</w:delText>
            </w:r>
          </w:del>
          <w:r w:rsidR="005E52E1">
            <w:rPr>
              <w:noProof/>
              <w:webHidden/>
            </w:rPr>
            <w:fldChar w:fldCharType="end"/>
          </w:r>
          <w:r>
            <w:rPr>
              <w:noProof/>
            </w:rPr>
            <w:fldChar w:fldCharType="end"/>
          </w:r>
        </w:p>
        <w:p w14:paraId="75DAEC63" w14:textId="1154E9EF" w:rsidR="005E52E1" w:rsidRDefault="00474288">
          <w:pPr>
            <w:pStyle w:val="TOC1"/>
            <w:rPr>
              <w:rFonts w:eastAsiaTheme="minorEastAsia"/>
              <w:noProof/>
            </w:rPr>
          </w:pPr>
          <w:r>
            <w:rPr>
              <w:noProof/>
            </w:rPr>
            <w:fldChar w:fldCharType="begin"/>
          </w:r>
          <w:r>
            <w:rPr>
              <w:noProof/>
            </w:rPr>
            <w:instrText xml:space="preserve"> HYPERLINK \l "_Toc87963191" </w:instrText>
          </w:r>
          <w:r>
            <w:rPr>
              <w:noProof/>
            </w:rPr>
            <w:fldChar w:fldCharType="separate"/>
          </w:r>
          <w:r w:rsidR="005E52E1" w:rsidRPr="00010301">
            <w:rPr>
              <w:rStyle w:val="Hyperlink"/>
              <w:noProof/>
            </w:rPr>
            <w:t>When all requested elements sent, raise interrupt</w:t>
          </w:r>
          <w:r w:rsidR="005E52E1">
            <w:rPr>
              <w:noProof/>
              <w:webHidden/>
            </w:rPr>
            <w:tab/>
          </w:r>
          <w:r w:rsidR="005E52E1">
            <w:rPr>
              <w:noProof/>
              <w:webHidden/>
            </w:rPr>
            <w:fldChar w:fldCharType="begin"/>
          </w:r>
          <w:r w:rsidR="005E52E1">
            <w:rPr>
              <w:noProof/>
              <w:webHidden/>
            </w:rPr>
            <w:instrText xml:space="preserve"> PAGEREF _Toc87963191 \h </w:instrText>
          </w:r>
          <w:r w:rsidR="005E52E1">
            <w:rPr>
              <w:noProof/>
              <w:webHidden/>
            </w:rPr>
          </w:r>
          <w:r w:rsidR="005E52E1">
            <w:rPr>
              <w:noProof/>
              <w:webHidden/>
            </w:rPr>
            <w:fldChar w:fldCharType="separate"/>
          </w:r>
          <w:ins w:id="632" w:author="Navid Asmari Saadabad" w:date="2022-01-14T17:29:00Z">
            <w:r w:rsidR="00EB49E6">
              <w:rPr>
                <w:noProof/>
                <w:webHidden/>
              </w:rPr>
              <w:t>18</w:t>
            </w:r>
          </w:ins>
          <w:del w:id="633" w:author="Navid Asmari Saadabad" w:date="2022-01-14T17:29:00Z">
            <w:r w:rsidR="005E52E1" w:rsidDel="00EB49E6">
              <w:rPr>
                <w:noProof/>
                <w:webHidden/>
              </w:rPr>
              <w:delText>14</w:delText>
            </w:r>
          </w:del>
          <w:r w:rsidR="005E52E1">
            <w:rPr>
              <w:noProof/>
              <w:webHidden/>
            </w:rPr>
            <w:fldChar w:fldCharType="end"/>
          </w:r>
          <w:r>
            <w:rPr>
              <w:noProof/>
            </w:rPr>
            <w:fldChar w:fldCharType="end"/>
          </w:r>
        </w:p>
        <w:p w14:paraId="6AAB8919" w14:textId="556CF933" w:rsidR="005E52E1" w:rsidRDefault="00474288">
          <w:pPr>
            <w:pStyle w:val="TOC1"/>
            <w:rPr>
              <w:rFonts w:eastAsiaTheme="minorEastAsia"/>
              <w:noProof/>
            </w:rPr>
          </w:pPr>
          <w:r>
            <w:rPr>
              <w:noProof/>
            </w:rPr>
            <w:fldChar w:fldCharType="begin"/>
          </w:r>
          <w:r>
            <w:rPr>
              <w:noProof/>
            </w:rPr>
            <w:instrText xml:space="preserve"> HYPERLINK \l "_Toc87963192" </w:instrText>
          </w:r>
          <w:r>
            <w:rPr>
              <w:noProof/>
            </w:rPr>
            <w:fldChar w:fldCharType="separate"/>
          </w:r>
          <w:r w:rsidR="005E52E1" w:rsidRPr="00010301">
            <w:rPr>
              <w:rStyle w:val="Hyperlink"/>
              <w:noProof/>
            </w:rPr>
            <w:t>Transfer background to host</w:t>
          </w:r>
          <w:r w:rsidR="005E52E1">
            <w:rPr>
              <w:noProof/>
              <w:webHidden/>
            </w:rPr>
            <w:tab/>
          </w:r>
          <w:r w:rsidR="005E52E1">
            <w:rPr>
              <w:noProof/>
              <w:webHidden/>
            </w:rPr>
            <w:fldChar w:fldCharType="begin"/>
          </w:r>
          <w:r w:rsidR="005E52E1">
            <w:rPr>
              <w:noProof/>
              <w:webHidden/>
            </w:rPr>
            <w:instrText xml:space="preserve"> PAGEREF _Toc87963192 \h </w:instrText>
          </w:r>
          <w:r w:rsidR="005E52E1">
            <w:rPr>
              <w:noProof/>
              <w:webHidden/>
            </w:rPr>
          </w:r>
          <w:r w:rsidR="005E52E1">
            <w:rPr>
              <w:noProof/>
              <w:webHidden/>
            </w:rPr>
            <w:fldChar w:fldCharType="separate"/>
          </w:r>
          <w:ins w:id="634" w:author="Navid Asmari Saadabad" w:date="2022-01-14T17:29:00Z">
            <w:r w:rsidR="00EB49E6">
              <w:rPr>
                <w:noProof/>
                <w:webHidden/>
              </w:rPr>
              <w:t>18</w:t>
            </w:r>
          </w:ins>
          <w:del w:id="635" w:author="Navid Asmari Saadabad" w:date="2022-01-14T17:29:00Z">
            <w:r w:rsidR="005E52E1" w:rsidDel="00EB49E6">
              <w:rPr>
                <w:noProof/>
                <w:webHidden/>
              </w:rPr>
              <w:delText>14</w:delText>
            </w:r>
          </w:del>
          <w:r w:rsidR="005E52E1">
            <w:rPr>
              <w:noProof/>
              <w:webHidden/>
            </w:rPr>
            <w:fldChar w:fldCharType="end"/>
          </w:r>
          <w:r>
            <w:rPr>
              <w:noProof/>
            </w:rPr>
            <w:fldChar w:fldCharType="end"/>
          </w:r>
        </w:p>
        <w:p w14:paraId="51B77D17" w14:textId="4AEFCB69" w:rsidR="005E52E1" w:rsidRDefault="00474288">
          <w:pPr>
            <w:pStyle w:val="TOC1"/>
            <w:rPr>
              <w:rFonts w:eastAsiaTheme="minorEastAsia"/>
              <w:noProof/>
            </w:rPr>
          </w:pPr>
          <w:r>
            <w:rPr>
              <w:noProof/>
            </w:rPr>
            <w:fldChar w:fldCharType="begin"/>
          </w:r>
          <w:r>
            <w:rPr>
              <w:noProof/>
            </w:rPr>
            <w:instrText xml:space="preserve"> HYPERLINK \l "_Toc87963193" </w:instrText>
          </w:r>
          <w:r>
            <w:rPr>
              <w:noProof/>
            </w:rPr>
            <w:fldChar w:fldCharType="separate"/>
          </w:r>
          <w:r w:rsidR="005E52E1" w:rsidRPr="00010301">
            <w:rPr>
              <w:rStyle w:val="Hyperlink"/>
              <w:noProof/>
            </w:rPr>
            <w:t>Host data averaging</w:t>
          </w:r>
          <w:r w:rsidR="005E52E1">
            <w:rPr>
              <w:noProof/>
              <w:webHidden/>
            </w:rPr>
            <w:tab/>
          </w:r>
          <w:r w:rsidR="005E52E1">
            <w:rPr>
              <w:noProof/>
              <w:webHidden/>
            </w:rPr>
            <w:fldChar w:fldCharType="begin"/>
          </w:r>
          <w:r w:rsidR="005E52E1">
            <w:rPr>
              <w:noProof/>
              <w:webHidden/>
            </w:rPr>
            <w:instrText xml:space="preserve"> PAGEREF _Toc87963193 \h </w:instrText>
          </w:r>
          <w:r w:rsidR="005E52E1">
            <w:rPr>
              <w:noProof/>
              <w:webHidden/>
            </w:rPr>
          </w:r>
          <w:r w:rsidR="005E52E1">
            <w:rPr>
              <w:noProof/>
              <w:webHidden/>
            </w:rPr>
            <w:fldChar w:fldCharType="separate"/>
          </w:r>
          <w:ins w:id="636" w:author="Navid Asmari Saadabad" w:date="2022-01-14T17:29:00Z">
            <w:r w:rsidR="00EB49E6">
              <w:rPr>
                <w:noProof/>
                <w:webHidden/>
              </w:rPr>
              <w:t>18</w:t>
            </w:r>
          </w:ins>
          <w:del w:id="637" w:author="Navid Asmari Saadabad" w:date="2022-01-14T17:29:00Z">
            <w:r w:rsidR="005E52E1" w:rsidDel="00EB49E6">
              <w:rPr>
                <w:noProof/>
                <w:webHidden/>
              </w:rPr>
              <w:delText>14</w:delText>
            </w:r>
          </w:del>
          <w:r w:rsidR="005E52E1">
            <w:rPr>
              <w:noProof/>
              <w:webHidden/>
            </w:rPr>
            <w:fldChar w:fldCharType="end"/>
          </w:r>
          <w:r>
            <w:rPr>
              <w:noProof/>
            </w:rPr>
            <w:fldChar w:fldCharType="end"/>
          </w:r>
        </w:p>
        <w:p w14:paraId="0746C29C" w14:textId="094ABD08" w:rsidR="005E52E1" w:rsidRDefault="00474288">
          <w:pPr>
            <w:pStyle w:val="TOC1"/>
            <w:rPr>
              <w:rFonts w:eastAsiaTheme="minorEastAsia"/>
              <w:noProof/>
            </w:rPr>
          </w:pPr>
          <w:r>
            <w:rPr>
              <w:noProof/>
            </w:rPr>
            <w:fldChar w:fldCharType="begin"/>
          </w:r>
          <w:r>
            <w:rPr>
              <w:noProof/>
            </w:rPr>
            <w:instrText xml:space="preserve"> HYPERLINK \l "_Toc87963194" </w:instrText>
          </w:r>
          <w:r>
            <w:rPr>
              <w:noProof/>
            </w:rPr>
            <w:fldChar w:fldCharType="separate"/>
          </w:r>
          <w:r w:rsidR="005E52E1" w:rsidRPr="00010301">
            <w:rPr>
              <w:rStyle w:val="Hyperlink"/>
              <w:noProof/>
            </w:rPr>
            <w:t>Host data transfer main</w:t>
          </w:r>
          <w:r w:rsidR="005E52E1">
            <w:rPr>
              <w:noProof/>
              <w:webHidden/>
            </w:rPr>
            <w:tab/>
          </w:r>
          <w:r w:rsidR="005E52E1">
            <w:rPr>
              <w:noProof/>
              <w:webHidden/>
            </w:rPr>
            <w:fldChar w:fldCharType="begin"/>
          </w:r>
          <w:r w:rsidR="005E52E1">
            <w:rPr>
              <w:noProof/>
              <w:webHidden/>
            </w:rPr>
            <w:instrText xml:space="preserve"> PAGEREF _Toc87963194 \h </w:instrText>
          </w:r>
          <w:r w:rsidR="005E52E1">
            <w:rPr>
              <w:noProof/>
              <w:webHidden/>
            </w:rPr>
          </w:r>
          <w:r w:rsidR="005E52E1">
            <w:rPr>
              <w:noProof/>
              <w:webHidden/>
            </w:rPr>
            <w:fldChar w:fldCharType="separate"/>
          </w:r>
          <w:ins w:id="638" w:author="Navid Asmari Saadabad" w:date="2022-01-14T17:29:00Z">
            <w:r w:rsidR="00EB49E6">
              <w:rPr>
                <w:noProof/>
                <w:webHidden/>
              </w:rPr>
              <w:t>19</w:t>
            </w:r>
          </w:ins>
          <w:del w:id="639" w:author="Navid Asmari Saadabad" w:date="2022-01-14T17:29:00Z">
            <w:r w:rsidR="005E52E1" w:rsidDel="00EB49E6">
              <w:rPr>
                <w:noProof/>
                <w:webHidden/>
              </w:rPr>
              <w:delText>15</w:delText>
            </w:r>
          </w:del>
          <w:r w:rsidR="005E52E1">
            <w:rPr>
              <w:noProof/>
              <w:webHidden/>
            </w:rPr>
            <w:fldChar w:fldCharType="end"/>
          </w:r>
          <w:r>
            <w:rPr>
              <w:noProof/>
            </w:rPr>
            <w:fldChar w:fldCharType="end"/>
          </w:r>
        </w:p>
        <w:p w14:paraId="40A499B0" w14:textId="790B10B9" w:rsidR="005E52E1" w:rsidRDefault="00474288">
          <w:pPr>
            <w:pStyle w:val="TOC1"/>
            <w:rPr>
              <w:rFonts w:eastAsiaTheme="minorEastAsia"/>
              <w:noProof/>
            </w:rPr>
          </w:pPr>
          <w:r>
            <w:rPr>
              <w:noProof/>
            </w:rPr>
            <w:fldChar w:fldCharType="begin"/>
          </w:r>
          <w:r>
            <w:rPr>
              <w:noProof/>
            </w:rPr>
            <w:instrText xml:space="preserve"> HYPERLINK \l "_Toc87963195" </w:instrText>
          </w:r>
          <w:r>
            <w:rPr>
              <w:noProof/>
            </w:rPr>
            <w:fldChar w:fldCharType="separate"/>
          </w:r>
          <w:r w:rsidR="005E52E1" w:rsidRPr="00010301">
            <w:rPr>
              <w:rStyle w:val="Hyperlink"/>
              <w:noProof/>
            </w:rPr>
            <w:t>Aux inputs recording and passover to averaging</w:t>
          </w:r>
          <w:r w:rsidR="005E52E1">
            <w:rPr>
              <w:noProof/>
              <w:webHidden/>
            </w:rPr>
            <w:tab/>
          </w:r>
          <w:r w:rsidR="005E52E1">
            <w:rPr>
              <w:noProof/>
              <w:webHidden/>
            </w:rPr>
            <w:fldChar w:fldCharType="begin"/>
          </w:r>
          <w:r w:rsidR="005E52E1">
            <w:rPr>
              <w:noProof/>
              <w:webHidden/>
            </w:rPr>
            <w:instrText xml:space="preserve"> PAGEREF _Toc87963195 \h </w:instrText>
          </w:r>
          <w:r w:rsidR="005E52E1">
            <w:rPr>
              <w:noProof/>
              <w:webHidden/>
            </w:rPr>
          </w:r>
          <w:r w:rsidR="005E52E1">
            <w:rPr>
              <w:noProof/>
              <w:webHidden/>
            </w:rPr>
            <w:fldChar w:fldCharType="separate"/>
          </w:r>
          <w:ins w:id="640" w:author="Navid Asmari Saadabad" w:date="2022-01-14T17:29:00Z">
            <w:r w:rsidR="00EB49E6">
              <w:rPr>
                <w:noProof/>
                <w:webHidden/>
              </w:rPr>
              <w:t>19</w:t>
            </w:r>
          </w:ins>
          <w:del w:id="641" w:author="Navid Asmari Saadabad" w:date="2022-01-14T17:29:00Z">
            <w:r w:rsidR="005E52E1" w:rsidDel="00EB49E6">
              <w:rPr>
                <w:noProof/>
                <w:webHidden/>
              </w:rPr>
              <w:delText>15</w:delText>
            </w:r>
          </w:del>
          <w:r w:rsidR="005E52E1">
            <w:rPr>
              <w:noProof/>
              <w:webHidden/>
            </w:rPr>
            <w:fldChar w:fldCharType="end"/>
          </w:r>
          <w:r>
            <w:rPr>
              <w:noProof/>
            </w:rPr>
            <w:fldChar w:fldCharType="end"/>
          </w:r>
        </w:p>
        <w:p w14:paraId="05A8C590" w14:textId="26AFABFB" w:rsidR="005E52E1" w:rsidRDefault="00474288">
          <w:pPr>
            <w:pStyle w:val="TOC1"/>
            <w:rPr>
              <w:rFonts w:eastAsiaTheme="minorEastAsia"/>
              <w:noProof/>
            </w:rPr>
          </w:pPr>
          <w:r>
            <w:rPr>
              <w:noProof/>
            </w:rPr>
            <w:fldChar w:fldCharType="begin"/>
          </w:r>
          <w:r>
            <w:rPr>
              <w:noProof/>
            </w:rPr>
            <w:instrText xml:space="preserve"> HYPERLINK \l "_Toc87963196" </w:instrText>
          </w:r>
          <w:r>
            <w:rPr>
              <w:noProof/>
            </w:rPr>
            <w:fldChar w:fldCharType="separate"/>
          </w:r>
          <w:r w:rsidR="005E52E1" w:rsidRPr="00010301">
            <w:rPr>
              <w:rStyle w:val="Hyperlink"/>
              <w:noProof/>
            </w:rPr>
            <w:t>Aux inputs averaging and pixel synchronous output</w:t>
          </w:r>
          <w:r w:rsidR="005E52E1">
            <w:rPr>
              <w:noProof/>
              <w:webHidden/>
            </w:rPr>
            <w:tab/>
          </w:r>
          <w:r w:rsidR="005E52E1">
            <w:rPr>
              <w:noProof/>
              <w:webHidden/>
            </w:rPr>
            <w:fldChar w:fldCharType="begin"/>
          </w:r>
          <w:r w:rsidR="005E52E1">
            <w:rPr>
              <w:noProof/>
              <w:webHidden/>
            </w:rPr>
            <w:instrText xml:space="preserve"> PAGEREF _Toc87963196 \h </w:instrText>
          </w:r>
          <w:r w:rsidR="005E52E1">
            <w:rPr>
              <w:noProof/>
              <w:webHidden/>
            </w:rPr>
          </w:r>
          <w:r w:rsidR="005E52E1">
            <w:rPr>
              <w:noProof/>
              <w:webHidden/>
            </w:rPr>
            <w:fldChar w:fldCharType="separate"/>
          </w:r>
          <w:ins w:id="642" w:author="Navid Asmari Saadabad" w:date="2022-01-14T17:29:00Z">
            <w:r w:rsidR="00EB49E6">
              <w:rPr>
                <w:noProof/>
                <w:webHidden/>
              </w:rPr>
              <w:t>20</w:t>
            </w:r>
          </w:ins>
          <w:del w:id="643" w:author="Navid Asmari Saadabad" w:date="2022-01-14T17:29:00Z">
            <w:r w:rsidR="005E52E1" w:rsidDel="00EB49E6">
              <w:rPr>
                <w:noProof/>
                <w:webHidden/>
              </w:rPr>
              <w:delText>16</w:delText>
            </w:r>
          </w:del>
          <w:r w:rsidR="005E52E1">
            <w:rPr>
              <w:noProof/>
              <w:webHidden/>
            </w:rPr>
            <w:fldChar w:fldCharType="end"/>
          </w:r>
          <w:r>
            <w:rPr>
              <w:noProof/>
            </w:rPr>
            <w:fldChar w:fldCharType="end"/>
          </w:r>
        </w:p>
        <w:p w14:paraId="36AFE9DF" w14:textId="20479535" w:rsidR="005E52E1" w:rsidRDefault="00474288">
          <w:pPr>
            <w:pStyle w:val="TOC1"/>
            <w:rPr>
              <w:rFonts w:eastAsiaTheme="minorEastAsia"/>
              <w:noProof/>
            </w:rPr>
          </w:pPr>
          <w:r>
            <w:rPr>
              <w:noProof/>
            </w:rPr>
            <w:fldChar w:fldCharType="begin"/>
          </w:r>
          <w:r>
            <w:rPr>
              <w:noProof/>
            </w:rPr>
            <w:instrText xml:space="preserve"> HYPERLINK \l "_Toc87963197" </w:instrText>
          </w:r>
          <w:r>
            <w:rPr>
              <w:noProof/>
            </w:rPr>
            <w:fldChar w:fldCharType="separate"/>
          </w:r>
          <w:r w:rsidR="005E52E1" w:rsidRPr="00010301">
            <w:rPr>
              <w:rStyle w:val="Hyperlink"/>
              <w:noProof/>
            </w:rPr>
            <w:t>Aux bundle to host</w:t>
          </w:r>
          <w:r w:rsidR="005E52E1">
            <w:rPr>
              <w:noProof/>
              <w:webHidden/>
            </w:rPr>
            <w:tab/>
          </w:r>
          <w:r w:rsidR="005E52E1">
            <w:rPr>
              <w:noProof/>
              <w:webHidden/>
            </w:rPr>
            <w:fldChar w:fldCharType="begin"/>
          </w:r>
          <w:r w:rsidR="005E52E1">
            <w:rPr>
              <w:noProof/>
              <w:webHidden/>
            </w:rPr>
            <w:instrText xml:space="preserve"> PAGEREF _Toc87963197 \h </w:instrText>
          </w:r>
          <w:r w:rsidR="005E52E1">
            <w:rPr>
              <w:noProof/>
              <w:webHidden/>
            </w:rPr>
          </w:r>
          <w:r w:rsidR="005E52E1">
            <w:rPr>
              <w:noProof/>
              <w:webHidden/>
            </w:rPr>
            <w:fldChar w:fldCharType="separate"/>
          </w:r>
          <w:ins w:id="644" w:author="Navid Asmari Saadabad" w:date="2022-01-14T17:29:00Z">
            <w:r w:rsidR="00EB49E6">
              <w:rPr>
                <w:noProof/>
                <w:webHidden/>
              </w:rPr>
              <w:t>20</w:t>
            </w:r>
          </w:ins>
          <w:del w:id="645" w:author="Navid Asmari Saadabad" w:date="2022-01-14T17:29:00Z">
            <w:r w:rsidR="005E52E1" w:rsidDel="00EB49E6">
              <w:rPr>
                <w:noProof/>
                <w:webHidden/>
              </w:rPr>
              <w:delText>16</w:delText>
            </w:r>
          </w:del>
          <w:r w:rsidR="005E52E1">
            <w:rPr>
              <w:noProof/>
              <w:webHidden/>
            </w:rPr>
            <w:fldChar w:fldCharType="end"/>
          </w:r>
          <w:r>
            <w:rPr>
              <w:noProof/>
            </w:rPr>
            <w:fldChar w:fldCharType="end"/>
          </w:r>
        </w:p>
        <w:p w14:paraId="15ABF192" w14:textId="60CD6ABB" w:rsidR="005E52E1" w:rsidRDefault="00474288">
          <w:pPr>
            <w:pStyle w:val="TOC1"/>
            <w:rPr>
              <w:rFonts w:eastAsiaTheme="minorEastAsia"/>
              <w:noProof/>
            </w:rPr>
          </w:pPr>
          <w:r>
            <w:rPr>
              <w:noProof/>
            </w:rPr>
            <w:fldChar w:fldCharType="begin"/>
          </w:r>
          <w:r>
            <w:rPr>
              <w:noProof/>
            </w:rPr>
            <w:instrText xml:space="preserve"> HYPERLINK \l "_Toc87963198" </w:instrText>
          </w:r>
          <w:r>
            <w:rPr>
              <w:noProof/>
            </w:rPr>
            <w:fldChar w:fldCharType="separate"/>
          </w:r>
          <w:r w:rsidR="005E52E1" w:rsidRPr="00010301">
            <w:rPr>
              <w:rStyle w:val="Hyperlink"/>
              <w:noProof/>
            </w:rPr>
            <w:t>Memory write access for scan engine</w:t>
          </w:r>
          <w:r w:rsidR="005E52E1">
            <w:rPr>
              <w:noProof/>
              <w:webHidden/>
            </w:rPr>
            <w:tab/>
          </w:r>
          <w:r w:rsidR="005E52E1">
            <w:rPr>
              <w:noProof/>
              <w:webHidden/>
            </w:rPr>
            <w:fldChar w:fldCharType="begin"/>
          </w:r>
          <w:r w:rsidR="005E52E1">
            <w:rPr>
              <w:noProof/>
              <w:webHidden/>
            </w:rPr>
            <w:instrText xml:space="preserve"> PAGEREF _Toc87963198 \h </w:instrText>
          </w:r>
          <w:r w:rsidR="005E52E1">
            <w:rPr>
              <w:noProof/>
              <w:webHidden/>
            </w:rPr>
          </w:r>
          <w:r w:rsidR="005E52E1">
            <w:rPr>
              <w:noProof/>
              <w:webHidden/>
            </w:rPr>
            <w:fldChar w:fldCharType="separate"/>
          </w:r>
          <w:ins w:id="646" w:author="Navid Asmari Saadabad" w:date="2022-01-14T17:29:00Z">
            <w:r w:rsidR="00EB49E6">
              <w:rPr>
                <w:noProof/>
                <w:webHidden/>
              </w:rPr>
              <w:t>20</w:t>
            </w:r>
          </w:ins>
          <w:del w:id="647" w:author="Navid Asmari Saadabad" w:date="2022-01-14T17:29:00Z">
            <w:r w:rsidR="005E52E1" w:rsidDel="00EB49E6">
              <w:rPr>
                <w:noProof/>
                <w:webHidden/>
              </w:rPr>
              <w:delText>16</w:delText>
            </w:r>
          </w:del>
          <w:r w:rsidR="005E52E1">
            <w:rPr>
              <w:noProof/>
              <w:webHidden/>
            </w:rPr>
            <w:fldChar w:fldCharType="end"/>
          </w:r>
          <w:r>
            <w:rPr>
              <w:noProof/>
            </w:rPr>
            <w:fldChar w:fldCharType="end"/>
          </w:r>
        </w:p>
        <w:p w14:paraId="005F348D" w14:textId="49AA6EF6" w:rsidR="005E52E1" w:rsidRDefault="00474288">
          <w:pPr>
            <w:pStyle w:val="TOC1"/>
            <w:rPr>
              <w:rFonts w:eastAsiaTheme="minorEastAsia"/>
              <w:noProof/>
            </w:rPr>
          </w:pPr>
          <w:r>
            <w:rPr>
              <w:noProof/>
            </w:rPr>
            <w:fldChar w:fldCharType="begin"/>
          </w:r>
          <w:r>
            <w:rPr>
              <w:noProof/>
            </w:rPr>
            <w:instrText xml:space="preserve"> HYPERLINK \l "_Toc87963199" </w:instrText>
          </w:r>
          <w:r>
            <w:rPr>
              <w:noProof/>
            </w:rPr>
            <w:fldChar w:fldCharType="separate"/>
          </w:r>
          <w:r w:rsidR="005E52E1" w:rsidRPr="00010301">
            <w:rPr>
              <w:rStyle w:val="Hyperlink"/>
              <w:noProof/>
            </w:rPr>
            <w:t>scan loop</w:t>
          </w:r>
          <w:r w:rsidR="005E52E1">
            <w:rPr>
              <w:noProof/>
              <w:webHidden/>
            </w:rPr>
            <w:tab/>
          </w:r>
          <w:r w:rsidR="005E52E1">
            <w:rPr>
              <w:noProof/>
              <w:webHidden/>
            </w:rPr>
            <w:fldChar w:fldCharType="begin"/>
          </w:r>
          <w:r w:rsidR="005E52E1">
            <w:rPr>
              <w:noProof/>
              <w:webHidden/>
            </w:rPr>
            <w:instrText xml:space="preserve"> PAGEREF _Toc87963199 \h </w:instrText>
          </w:r>
          <w:r w:rsidR="005E52E1">
            <w:rPr>
              <w:noProof/>
              <w:webHidden/>
            </w:rPr>
          </w:r>
          <w:r w:rsidR="005E52E1">
            <w:rPr>
              <w:noProof/>
              <w:webHidden/>
            </w:rPr>
            <w:fldChar w:fldCharType="separate"/>
          </w:r>
          <w:ins w:id="648" w:author="Navid Asmari Saadabad" w:date="2022-01-14T17:29:00Z">
            <w:r w:rsidR="00EB49E6">
              <w:rPr>
                <w:noProof/>
                <w:webHidden/>
              </w:rPr>
              <w:t>21</w:t>
            </w:r>
          </w:ins>
          <w:del w:id="649" w:author="Navid Asmari Saadabad" w:date="2022-01-14T17:29:00Z">
            <w:r w:rsidR="005E52E1" w:rsidDel="00EB49E6">
              <w:rPr>
                <w:noProof/>
                <w:webHidden/>
              </w:rPr>
              <w:delText>17</w:delText>
            </w:r>
          </w:del>
          <w:r w:rsidR="005E52E1">
            <w:rPr>
              <w:noProof/>
              <w:webHidden/>
            </w:rPr>
            <w:fldChar w:fldCharType="end"/>
          </w:r>
          <w:r>
            <w:rPr>
              <w:noProof/>
            </w:rPr>
            <w:fldChar w:fldCharType="end"/>
          </w:r>
        </w:p>
        <w:p w14:paraId="5F6FB5C6" w14:textId="1B2C06B8" w:rsidR="005E52E1" w:rsidRDefault="00474288">
          <w:pPr>
            <w:pStyle w:val="TOC1"/>
            <w:rPr>
              <w:rFonts w:eastAsiaTheme="minorEastAsia"/>
              <w:noProof/>
            </w:rPr>
          </w:pPr>
          <w:r>
            <w:rPr>
              <w:noProof/>
            </w:rPr>
            <w:fldChar w:fldCharType="begin"/>
          </w:r>
          <w:r>
            <w:rPr>
              <w:noProof/>
            </w:rPr>
            <w:instrText xml:space="preserve"> HYPERLINK \l "_Toc87963200" </w:instrText>
          </w:r>
          <w:r>
            <w:rPr>
              <w:noProof/>
            </w:rPr>
            <w:fldChar w:fldCharType="separate"/>
          </w:r>
          <w:r w:rsidR="005E52E1" w:rsidRPr="00010301">
            <w:rPr>
              <w:rStyle w:val="Hyperlink"/>
              <w:noProof/>
            </w:rPr>
            <w:t>Automatic background correct request</w:t>
          </w:r>
          <w:r w:rsidR="005E52E1">
            <w:rPr>
              <w:noProof/>
              <w:webHidden/>
            </w:rPr>
            <w:tab/>
          </w:r>
          <w:r w:rsidR="005E52E1">
            <w:rPr>
              <w:noProof/>
              <w:webHidden/>
            </w:rPr>
            <w:fldChar w:fldCharType="begin"/>
          </w:r>
          <w:r w:rsidR="005E52E1">
            <w:rPr>
              <w:noProof/>
              <w:webHidden/>
            </w:rPr>
            <w:instrText xml:space="preserve"> PAGEREF _Toc87963200 \h </w:instrText>
          </w:r>
          <w:r w:rsidR="005E52E1">
            <w:rPr>
              <w:noProof/>
              <w:webHidden/>
            </w:rPr>
          </w:r>
          <w:r w:rsidR="005E52E1">
            <w:rPr>
              <w:noProof/>
              <w:webHidden/>
            </w:rPr>
            <w:fldChar w:fldCharType="separate"/>
          </w:r>
          <w:ins w:id="650" w:author="Navid Asmari Saadabad" w:date="2022-01-14T17:29:00Z">
            <w:r w:rsidR="00EB49E6">
              <w:rPr>
                <w:noProof/>
                <w:webHidden/>
              </w:rPr>
              <w:t>24</w:t>
            </w:r>
          </w:ins>
          <w:del w:id="651" w:author="Navid Asmari Saadabad" w:date="2022-01-14T17:29:00Z">
            <w:r w:rsidR="005E52E1" w:rsidDel="00EB49E6">
              <w:rPr>
                <w:noProof/>
                <w:webHidden/>
              </w:rPr>
              <w:delText>20</w:delText>
            </w:r>
          </w:del>
          <w:r w:rsidR="005E52E1">
            <w:rPr>
              <w:noProof/>
              <w:webHidden/>
            </w:rPr>
            <w:fldChar w:fldCharType="end"/>
          </w:r>
          <w:r>
            <w:rPr>
              <w:noProof/>
            </w:rPr>
            <w:fldChar w:fldCharType="end"/>
          </w:r>
        </w:p>
        <w:p w14:paraId="5B9D61BE" w14:textId="453F66E4" w:rsidR="005E52E1" w:rsidRDefault="00474288">
          <w:pPr>
            <w:pStyle w:val="TOC1"/>
            <w:rPr>
              <w:rFonts w:eastAsiaTheme="minorEastAsia"/>
              <w:noProof/>
            </w:rPr>
          </w:pPr>
          <w:r>
            <w:rPr>
              <w:noProof/>
            </w:rPr>
            <w:fldChar w:fldCharType="begin"/>
          </w:r>
          <w:r>
            <w:rPr>
              <w:noProof/>
            </w:rPr>
            <w:instrText xml:space="preserve"> HYPERLINK \l "_Toc87963201" </w:instrText>
          </w:r>
          <w:r>
            <w:rPr>
              <w:noProof/>
            </w:rPr>
            <w:fldChar w:fldCharType="separate"/>
          </w:r>
          <w:r w:rsidR="005E52E1" w:rsidRPr="00010301">
            <w:rPr>
              <w:rStyle w:val="Hyperlink"/>
              <w:noProof/>
            </w:rPr>
            <w:t>Triggers End of Line / Frame</w:t>
          </w:r>
          <w:r w:rsidR="005E52E1">
            <w:rPr>
              <w:noProof/>
              <w:webHidden/>
            </w:rPr>
            <w:tab/>
          </w:r>
          <w:r w:rsidR="005E52E1">
            <w:rPr>
              <w:noProof/>
              <w:webHidden/>
            </w:rPr>
            <w:fldChar w:fldCharType="begin"/>
          </w:r>
          <w:r w:rsidR="005E52E1">
            <w:rPr>
              <w:noProof/>
              <w:webHidden/>
            </w:rPr>
            <w:instrText xml:space="preserve"> PAGEREF _Toc87963201 \h </w:instrText>
          </w:r>
          <w:r w:rsidR="005E52E1">
            <w:rPr>
              <w:noProof/>
              <w:webHidden/>
            </w:rPr>
          </w:r>
          <w:r w:rsidR="005E52E1">
            <w:rPr>
              <w:noProof/>
              <w:webHidden/>
            </w:rPr>
            <w:fldChar w:fldCharType="separate"/>
          </w:r>
          <w:ins w:id="652" w:author="Navid Asmari Saadabad" w:date="2022-01-14T17:29:00Z">
            <w:r w:rsidR="00EB49E6">
              <w:rPr>
                <w:noProof/>
                <w:webHidden/>
              </w:rPr>
              <w:t>24</w:t>
            </w:r>
          </w:ins>
          <w:del w:id="653" w:author="Navid Asmari Saadabad" w:date="2022-01-14T17:29:00Z">
            <w:r w:rsidR="005E52E1" w:rsidDel="00EB49E6">
              <w:rPr>
                <w:noProof/>
                <w:webHidden/>
              </w:rPr>
              <w:delText>20</w:delText>
            </w:r>
          </w:del>
          <w:r w:rsidR="005E52E1">
            <w:rPr>
              <w:noProof/>
              <w:webHidden/>
            </w:rPr>
            <w:fldChar w:fldCharType="end"/>
          </w:r>
          <w:r>
            <w:rPr>
              <w:noProof/>
            </w:rPr>
            <w:fldChar w:fldCharType="end"/>
          </w:r>
        </w:p>
        <w:p w14:paraId="3FBBA511" w14:textId="3A7B2EBB" w:rsidR="005E52E1" w:rsidRDefault="00474288">
          <w:pPr>
            <w:pStyle w:val="TOC1"/>
            <w:rPr>
              <w:rFonts w:eastAsiaTheme="minorEastAsia"/>
              <w:noProof/>
            </w:rPr>
          </w:pPr>
          <w:r>
            <w:rPr>
              <w:noProof/>
            </w:rPr>
            <w:fldChar w:fldCharType="begin"/>
          </w:r>
          <w:r>
            <w:rPr>
              <w:noProof/>
            </w:rPr>
            <w:instrText xml:space="preserve"> HYPERLINK \l "_Toc87963202" </w:instrText>
          </w:r>
          <w:r>
            <w:rPr>
              <w:noProof/>
            </w:rPr>
            <w:fldChar w:fldCharType="separate"/>
          </w:r>
          <w:r w:rsidR="005E52E1" w:rsidRPr="00010301">
            <w:rPr>
              <w:rStyle w:val="Hyperlink"/>
              <w:noProof/>
            </w:rPr>
            <w:t>Trigger pixel</w:t>
          </w:r>
          <w:r w:rsidR="005E52E1">
            <w:rPr>
              <w:noProof/>
              <w:webHidden/>
            </w:rPr>
            <w:tab/>
          </w:r>
          <w:r w:rsidR="005E52E1">
            <w:rPr>
              <w:noProof/>
              <w:webHidden/>
            </w:rPr>
            <w:fldChar w:fldCharType="begin"/>
          </w:r>
          <w:r w:rsidR="005E52E1">
            <w:rPr>
              <w:noProof/>
              <w:webHidden/>
            </w:rPr>
            <w:instrText xml:space="preserve"> PAGEREF _Toc87963202 \h </w:instrText>
          </w:r>
          <w:r w:rsidR="005E52E1">
            <w:rPr>
              <w:noProof/>
              <w:webHidden/>
            </w:rPr>
          </w:r>
          <w:r w:rsidR="005E52E1">
            <w:rPr>
              <w:noProof/>
              <w:webHidden/>
            </w:rPr>
            <w:fldChar w:fldCharType="separate"/>
          </w:r>
          <w:ins w:id="654" w:author="Navid Asmari Saadabad" w:date="2022-01-14T17:29:00Z">
            <w:r w:rsidR="00EB49E6">
              <w:rPr>
                <w:noProof/>
                <w:webHidden/>
              </w:rPr>
              <w:t>24</w:t>
            </w:r>
          </w:ins>
          <w:del w:id="655" w:author="Navid Asmari Saadabad" w:date="2022-01-14T17:29:00Z">
            <w:r w:rsidR="005E52E1" w:rsidDel="00EB49E6">
              <w:rPr>
                <w:noProof/>
                <w:webHidden/>
              </w:rPr>
              <w:delText>20</w:delText>
            </w:r>
          </w:del>
          <w:r w:rsidR="005E52E1">
            <w:rPr>
              <w:noProof/>
              <w:webHidden/>
            </w:rPr>
            <w:fldChar w:fldCharType="end"/>
          </w:r>
          <w:r>
            <w:rPr>
              <w:noProof/>
            </w:rPr>
            <w:fldChar w:fldCharType="end"/>
          </w:r>
        </w:p>
        <w:p w14:paraId="1CB85E5C" w14:textId="37888194" w:rsidR="005E52E1" w:rsidRDefault="00474288">
          <w:pPr>
            <w:pStyle w:val="TOC1"/>
            <w:rPr>
              <w:rFonts w:eastAsiaTheme="minorEastAsia"/>
              <w:noProof/>
            </w:rPr>
          </w:pPr>
          <w:r>
            <w:rPr>
              <w:noProof/>
            </w:rPr>
            <w:lastRenderedPageBreak/>
            <w:fldChar w:fldCharType="begin"/>
          </w:r>
          <w:r>
            <w:rPr>
              <w:noProof/>
            </w:rPr>
            <w:instrText xml:space="preserve"> HYPERLINK \l "_Toc87963203" </w:instrText>
          </w:r>
          <w:r>
            <w:rPr>
              <w:noProof/>
            </w:rPr>
            <w:fldChar w:fldCharType="separate"/>
          </w:r>
          <w:r w:rsidR="005E52E1" w:rsidRPr="00010301">
            <w:rPr>
              <w:rStyle w:val="Hyperlink"/>
              <w:noProof/>
            </w:rPr>
            <w:t>Write a Sawtooth Waveform to 3 FIFOs (Stick-Slip)</w:t>
          </w:r>
          <w:r w:rsidR="005E52E1">
            <w:rPr>
              <w:noProof/>
              <w:webHidden/>
            </w:rPr>
            <w:tab/>
          </w:r>
          <w:r w:rsidR="005E52E1">
            <w:rPr>
              <w:noProof/>
              <w:webHidden/>
            </w:rPr>
            <w:fldChar w:fldCharType="begin"/>
          </w:r>
          <w:r w:rsidR="005E52E1">
            <w:rPr>
              <w:noProof/>
              <w:webHidden/>
            </w:rPr>
            <w:instrText xml:space="preserve"> PAGEREF _Toc87963203 \h </w:instrText>
          </w:r>
          <w:r w:rsidR="005E52E1">
            <w:rPr>
              <w:noProof/>
              <w:webHidden/>
            </w:rPr>
          </w:r>
          <w:r w:rsidR="005E52E1">
            <w:rPr>
              <w:noProof/>
              <w:webHidden/>
            </w:rPr>
            <w:fldChar w:fldCharType="separate"/>
          </w:r>
          <w:ins w:id="656" w:author="Navid Asmari Saadabad" w:date="2022-01-14T17:29:00Z">
            <w:r w:rsidR="00EB49E6">
              <w:rPr>
                <w:noProof/>
                <w:webHidden/>
              </w:rPr>
              <w:t>25</w:t>
            </w:r>
          </w:ins>
          <w:del w:id="657" w:author="Navid Asmari Saadabad" w:date="2022-01-14T17:29:00Z">
            <w:r w:rsidR="005E52E1" w:rsidDel="00EB49E6">
              <w:rPr>
                <w:noProof/>
                <w:webHidden/>
              </w:rPr>
              <w:delText>21</w:delText>
            </w:r>
          </w:del>
          <w:r w:rsidR="005E52E1">
            <w:rPr>
              <w:noProof/>
              <w:webHidden/>
            </w:rPr>
            <w:fldChar w:fldCharType="end"/>
          </w:r>
          <w:r>
            <w:rPr>
              <w:noProof/>
            </w:rPr>
            <w:fldChar w:fldCharType="end"/>
          </w:r>
        </w:p>
        <w:p w14:paraId="6808B973" w14:textId="4735A3CE" w:rsidR="005E52E1" w:rsidRDefault="00474288">
          <w:pPr>
            <w:pStyle w:val="TOC1"/>
            <w:rPr>
              <w:rFonts w:eastAsiaTheme="minorEastAsia"/>
              <w:noProof/>
            </w:rPr>
          </w:pPr>
          <w:r>
            <w:rPr>
              <w:noProof/>
            </w:rPr>
            <w:fldChar w:fldCharType="begin"/>
          </w:r>
          <w:r>
            <w:rPr>
              <w:noProof/>
            </w:rPr>
            <w:instrText xml:space="preserve"> HYPERLINK \l "_Toc87963204" </w:instrText>
          </w:r>
          <w:r>
            <w:rPr>
              <w:noProof/>
            </w:rPr>
            <w:fldChar w:fldCharType="separate"/>
          </w:r>
          <w:r w:rsidR="005E52E1" w:rsidRPr="00010301">
            <w:rPr>
              <w:rStyle w:val="Hyperlink"/>
              <w:noProof/>
            </w:rPr>
            <w:t>SPI Comm Loop</w:t>
          </w:r>
          <w:r w:rsidR="005E52E1">
            <w:rPr>
              <w:noProof/>
              <w:webHidden/>
            </w:rPr>
            <w:tab/>
          </w:r>
          <w:r w:rsidR="005E52E1">
            <w:rPr>
              <w:noProof/>
              <w:webHidden/>
            </w:rPr>
            <w:fldChar w:fldCharType="begin"/>
          </w:r>
          <w:r w:rsidR="005E52E1">
            <w:rPr>
              <w:noProof/>
              <w:webHidden/>
            </w:rPr>
            <w:instrText xml:space="preserve"> PAGEREF _Toc87963204 \h </w:instrText>
          </w:r>
          <w:r w:rsidR="005E52E1">
            <w:rPr>
              <w:noProof/>
              <w:webHidden/>
            </w:rPr>
          </w:r>
          <w:r w:rsidR="005E52E1">
            <w:rPr>
              <w:noProof/>
              <w:webHidden/>
            </w:rPr>
            <w:fldChar w:fldCharType="separate"/>
          </w:r>
          <w:ins w:id="658" w:author="Navid Asmari Saadabad" w:date="2022-01-14T17:29:00Z">
            <w:r w:rsidR="00EB49E6">
              <w:rPr>
                <w:noProof/>
                <w:webHidden/>
              </w:rPr>
              <w:t>25</w:t>
            </w:r>
          </w:ins>
          <w:del w:id="659" w:author="Navid Asmari Saadabad" w:date="2022-01-14T17:29:00Z">
            <w:r w:rsidR="005E52E1" w:rsidDel="00EB49E6">
              <w:rPr>
                <w:noProof/>
                <w:webHidden/>
              </w:rPr>
              <w:delText>21</w:delText>
            </w:r>
          </w:del>
          <w:r w:rsidR="005E52E1">
            <w:rPr>
              <w:noProof/>
              <w:webHidden/>
            </w:rPr>
            <w:fldChar w:fldCharType="end"/>
          </w:r>
          <w:r>
            <w:rPr>
              <w:noProof/>
            </w:rPr>
            <w:fldChar w:fldCharType="end"/>
          </w:r>
        </w:p>
        <w:p w14:paraId="3C5155C5" w14:textId="15FC5D8C" w:rsidR="005E52E1" w:rsidRDefault="005E52E1">
          <w:r>
            <w:rPr>
              <w:b/>
              <w:bCs/>
              <w:noProof/>
            </w:rPr>
            <w:fldChar w:fldCharType="end"/>
          </w:r>
        </w:p>
      </w:sdtContent>
    </w:sdt>
    <w:p w14:paraId="45D3AB63" w14:textId="77777777" w:rsidR="005E52E1" w:rsidRPr="005E52E1" w:rsidRDefault="005E52E1" w:rsidP="005E52E1"/>
    <w:sectPr w:rsidR="005E52E1" w:rsidRPr="005E52E1">
      <w:headerReference w:type="default" r:id="rId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2" w:author="Kangül Mustafa" w:date="2021-11-08T15:29:00Z" w:initials="KM">
    <w:p w14:paraId="26B43CAE" w14:textId="77777777" w:rsidR="006F5C9F" w:rsidRPr="00FB16C6" w:rsidRDefault="006F5C9F" w:rsidP="006F5C9F">
      <w:pPr>
        <w:pStyle w:val="CommentText"/>
      </w:pPr>
      <w:r>
        <w:rPr>
          <w:rStyle w:val="CommentReference"/>
        </w:rPr>
        <w:annotationRef/>
      </w:r>
      <w:r w:rsidRPr="00FB16C6">
        <w:t>Plot interaction curve</w:t>
      </w:r>
    </w:p>
  </w:comment>
  <w:comment w:id="34" w:author="Matthias Neuenschwander" w:date="2022-01-10T14:57:00Z" w:initials="MN">
    <w:p w14:paraId="0A4D5979" w14:textId="151B19DC" w:rsidR="00855E2C" w:rsidRPr="00644D13" w:rsidRDefault="00855E2C">
      <w:pPr>
        <w:pStyle w:val="CommentText"/>
        <w:rPr>
          <w:b/>
          <w:bCs/>
        </w:rPr>
      </w:pPr>
      <w:r>
        <w:rPr>
          <w:rStyle w:val="CommentReference"/>
        </w:rPr>
        <w:annotationRef/>
      </w:r>
      <w:r>
        <w:t xml:space="preserve">To give this in eV, we need to multiply the dissipation value we currently get by amplitude/2 [m] * DS [m/V] * k [N/m] * 6.242E18. </w:t>
      </w:r>
      <w:r w:rsidRPr="00644D13">
        <w:rPr>
          <w:b/>
          <w:bCs/>
        </w:rPr>
        <w:t>It works as long as the highest point of the actuation is at E/2 and assumes the actuation is a sine-wave.</w:t>
      </w:r>
    </w:p>
  </w:comment>
  <w:comment w:id="36" w:author="Matthias Neuenschwander" w:date="2022-01-10T14:26:00Z" w:initials="MN">
    <w:p w14:paraId="60EEF09F" w14:textId="22E90AF5" w:rsidR="00855E2C" w:rsidRPr="008139DD" w:rsidRDefault="00855E2C">
      <w:pPr>
        <w:pStyle w:val="CommentText"/>
      </w:pPr>
      <w:r>
        <w:rPr>
          <w:rStyle w:val="CommentReference"/>
        </w:rPr>
        <w:annotationRef/>
      </w:r>
      <w:r w:rsidRPr="008139DD">
        <w:t>This only works if the high</w:t>
      </w:r>
      <w:r>
        <w:t>est point is at E/2, right?</w:t>
      </w:r>
    </w:p>
  </w:comment>
  <w:comment w:id="37" w:author="Matthias Neuenschwander" w:date="2022-01-10T14:53:00Z" w:initials="MN">
    <w:p w14:paraId="365322B5" w14:textId="77777777" w:rsidR="00855E2C" w:rsidRDefault="00855E2C">
      <w:pPr>
        <w:pStyle w:val="CommentText"/>
      </w:pPr>
      <w:r>
        <w:rPr>
          <w:rStyle w:val="CommentReference"/>
        </w:rPr>
        <w:annotationRef/>
      </w:r>
      <w:r>
        <w:t xml:space="preserve">This gives a value between 0 and 2. It just needs to be multiplied by the peak-peak amplitude (nm) and divided by 2. </w:t>
      </w:r>
    </w:p>
    <w:p w14:paraId="4579E6FF" w14:textId="709F9CE6" w:rsidR="00855E2C" w:rsidRDefault="00855E2C">
      <w:pPr>
        <w:pStyle w:val="CommentText"/>
      </w:pPr>
      <w:r>
        <w:t xml:space="preserve">For scanner-ORT, this is easy as long as the scanner is calibrated. </w:t>
      </w:r>
    </w:p>
    <w:p w14:paraId="2E7AD555" w14:textId="5D4BF16E" w:rsidR="00855E2C" w:rsidRDefault="00855E2C">
      <w:pPr>
        <w:pStyle w:val="CommentText"/>
      </w:pPr>
      <w:r>
        <w:t>For PORT, the peak-peak amplitude can be obtained by multiplying the deflection amplitude by the deflection sensitivity (background).</w:t>
      </w:r>
    </w:p>
  </w:comment>
  <w:comment w:id="40" w:author="Matthias Neuenschwander" w:date="2022-01-10T14:56:00Z" w:initials="MN">
    <w:p w14:paraId="5E8E78AB" w14:textId="7B33B901" w:rsidR="00855E2C" w:rsidRDefault="00855E2C">
      <w:pPr>
        <w:pStyle w:val="CommentText"/>
      </w:pPr>
      <w:r>
        <w:rPr>
          <w:rStyle w:val="CommentReference"/>
        </w:rPr>
        <w:annotationRef/>
      </w:r>
      <w:r>
        <w:t>The deflection needs to be converted to force (multiplied by deflection sensitivity and spring constant).</w:t>
      </w:r>
    </w:p>
  </w:comment>
  <w:comment w:id="102" w:author="Matthias Neuenschwander" w:date="2022-01-10T16:03:00Z" w:initials="MN">
    <w:p w14:paraId="68A47E8F" w14:textId="38181D72" w:rsidR="00855E2C" w:rsidRDefault="00855E2C">
      <w:pPr>
        <w:pStyle w:val="CommentText"/>
      </w:pPr>
      <w:r>
        <w:rPr>
          <w:rStyle w:val="CommentReference"/>
        </w:rPr>
        <w:annotationRef/>
      </w:r>
      <w:r>
        <w:t>To calibrate this, multiply by deflection sensitivity and divide by amplitude/2.</w:t>
      </w:r>
    </w:p>
  </w:comment>
  <w:comment w:id="286" w:author="Kangül Mustafa" w:date="2021-11-12T11:05:00Z" w:initials="KM">
    <w:p w14:paraId="75E4EA82" w14:textId="2EB5F66E" w:rsidR="00855E2C" w:rsidRDefault="00855E2C">
      <w:pPr>
        <w:pStyle w:val="CommentText"/>
      </w:pPr>
      <w:r>
        <w:rPr>
          <w:rStyle w:val="CommentReference"/>
        </w:rPr>
        <w:annotationRef/>
      </w:r>
      <w:r>
        <w:t>Change names of the vi and loops</w:t>
      </w:r>
    </w:p>
  </w:comment>
  <w:comment w:id="291" w:author="Kangül Mustafa" w:date="2021-11-08T16:05:00Z" w:initials="KM">
    <w:p w14:paraId="44CB7271" w14:textId="4CE8909A" w:rsidR="00855E2C" w:rsidRDefault="00855E2C">
      <w:pPr>
        <w:pStyle w:val="CommentText"/>
      </w:pPr>
      <w:r>
        <w:rPr>
          <w:rStyle w:val="CommentReference"/>
        </w:rPr>
        <w:annotationRef/>
      </w:r>
      <w:r>
        <w:t>For NAvid</w:t>
      </w:r>
    </w:p>
  </w:comment>
  <w:comment w:id="513" w:author="Kangül Mustafa" w:date="2021-11-08T16:07:00Z" w:initials="KM">
    <w:p w14:paraId="107BB44F" w14:textId="77777777" w:rsidR="00855E2C" w:rsidRDefault="00855E2C" w:rsidP="00FB16C6">
      <w:pPr>
        <w:pStyle w:val="CommentText"/>
      </w:pPr>
      <w:r>
        <w:rPr>
          <w:rStyle w:val="CommentReference"/>
        </w:rPr>
        <w:annotationRef/>
      </w:r>
      <w:r>
        <w:t>ASK marcos</w:t>
      </w:r>
    </w:p>
  </w:comment>
  <w:comment w:id="521" w:author="Kangül Mustafa" w:date="2021-11-08T16:07:00Z" w:initials="KM">
    <w:p w14:paraId="7ECD8DFB" w14:textId="08406752" w:rsidR="00855E2C" w:rsidRDefault="00855E2C">
      <w:pPr>
        <w:pStyle w:val="CommentText"/>
      </w:pPr>
      <w:r>
        <w:rPr>
          <w:rStyle w:val="CommentReference"/>
        </w:rPr>
        <w:annotationRef/>
      </w:r>
      <w:r>
        <w:t>ASK marcos</w:t>
      </w:r>
    </w:p>
  </w:comment>
  <w:comment w:id="532" w:author="Kangül Mustafa" w:date="2021-11-08T16:13:00Z" w:initials="KM">
    <w:p w14:paraId="245C0524" w14:textId="41D1FBBC" w:rsidR="00855E2C" w:rsidRDefault="00855E2C">
      <w:pPr>
        <w:pStyle w:val="CommentText"/>
      </w:pPr>
      <w:r>
        <w:rPr>
          <w:rStyle w:val="CommentReference"/>
        </w:rPr>
        <w:annotationRef/>
      </w:r>
      <w:r>
        <w:t>Check with Navid, should be pid related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B43CAE" w15:done="0"/>
  <w15:commentEx w15:paraId="0A4D5979" w15:done="1"/>
  <w15:commentEx w15:paraId="60EEF09F" w15:done="1"/>
  <w15:commentEx w15:paraId="2E7AD555" w15:done="1"/>
  <w15:commentEx w15:paraId="5E8E78AB" w15:done="1"/>
  <w15:commentEx w15:paraId="68A47E8F" w15:done="1"/>
  <w15:commentEx w15:paraId="75E4EA82" w15:done="1"/>
  <w15:commentEx w15:paraId="44CB7271" w15:done="1"/>
  <w15:commentEx w15:paraId="107BB44F" w15:done="1"/>
  <w15:commentEx w15:paraId="7ECD8DFB" w15:done="0"/>
  <w15:commentEx w15:paraId="245C05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4C3A6" w16cex:dateUtc="2021-11-09T08:53:00Z"/>
  <w16cex:commentExtensible w16cex:durableId="2586B894" w16cex:dateUtc="2021-11-08T14:29:00Z"/>
  <w16cex:commentExtensible w16cex:durableId="2586C7D6" w16cex:dateUtc="2022-01-10T13:57:00Z"/>
  <w16cex:commentExtensible w16cex:durableId="2586C097" w16cex:dateUtc="2022-01-10T13:26:00Z"/>
  <w16cex:commentExtensible w16cex:durableId="2586C6FA" w16cex:dateUtc="2022-01-10T13:53:00Z"/>
  <w16cex:commentExtensible w16cex:durableId="2586C7A4" w16cex:dateUtc="2022-01-10T13:56:00Z"/>
  <w16cex:commentExtensible w16cex:durableId="2586D76D" w16cex:dateUtc="2022-01-10T15:03:00Z"/>
  <w16cex:commentExtensible w16cex:durableId="2586B895" w16cex:dateUtc="2021-11-12T10:05:00Z"/>
  <w16cex:commentExtensible w16cex:durableId="2533C95F" w16cex:dateUtc="2021-11-08T15:05:00Z"/>
  <w16cex:commentExtensible w16cex:durableId="258C41DD" w16cex:dateUtc="2021-11-08T15:07:00Z"/>
  <w16cex:commentExtensible w16cex:durableId="2533C9C5" w16cex:dateUtc="2021-11-08T15:07:00Z"/>
  <w16cex:commentExtensible w16cex:durableId="2533CB19" w16cex:dateUtc="2021-11-08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6B43CAE" w16cid:durableId="25BE4760"/>
  <w16cid:commentId w16cid:paraId="0A4D5979" w16cid:durableId="2586C7D6"/>
  <w16cid:commentId w16cid:paraId="60EEF09F" w16cid:durableId="2586C097"/>
  <w16cid:commentId w16cid:paraId="2E7AD555" w16cid:durableId="2586C6FA"/>
  <w16cid:commentId w16cid:paraId="5E8E78AB" w16cid:durableId="2586C7A4"/>
  <w16cid:commentId w16cid:paraId="68A47E8F" w16cid:durableId="2586D76D"/>
  <w16cid:commentId w16cid:paraId="75E4EA82" w16cid:durableId="2586B895"/>
  <w16cid:commentId w16cid:paraId="44CB7271" w16cid:durableId="2533C95F"/>
  <w16cid:commentId w16cid:paraId="107BB44F" w16cid:durableId="258C41DD"/>
  <w16cid:commentId w16cid:paraId="7ECD8DFB" w16cid:durableId="2533C9C5"/>
  <w16cid:commentId w16cid:paraId="245C0524" w16cid:durableId="2533CB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44377" w14:textId="77777777" w:rsidR="008A3512" w:rsidRDefault="008A3512" w:rsidP="006D0409">
      <w:pPr>
        <w:spacing w:after="0" w:line="240" w:lineRule="auto"/>
      </w:pPr>
      <w:r>
        <w:separator/>
      </w:r>
    </w:p>
  </w:endnote>
  <w:endnote w:type="continuationSeparator" w:id="0">
    <w:p w14:paraId="4330128B" w14:textId="77777777" w:rsidR="008A3512" w:rsidRDefault="008A3512" w:rsidP="006D0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AF1B5" w14:textId="77777777" w:rsidR="008A3512" w:rsidRDefault="008A3512" w:rsidP="006D0409">
      <w:pPr>
        <w:spacing w:after="0" w:line="240" w:lineRule="auto"/>
      </w:pPr>
      <w:r>
        <w:separator/>
      </w:r>
    </w:p>
  </w:footnote>
  <w:footnote w:type="continuationSeparator" w:id="0">
    <w:p w14:paraId="5945027E" w14:textId="77777777" w:rsidR="008A3512" w:rsidRDefault="008A3512" w:rsidP="006D0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2E0D0" w14:textId="0D247A4D" w:rsidR="00855E2C" w:rsidRDefault="00855E2C">
    <w:pPr>
      <w:pStyle w:val="Header"/>
    </w:pPr>
    <w:r>
      <w:t>FPGA programmer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5076F"/>
    <w:multiLevelType w:val="hybridMultilevel"/>
    <w:tmpl w:val="075CCC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7762BFA"/>
    <w:multiLevelType w:val="hybridMultilevel"/>
    <w:tmpl w:val="C058A11C"/>
    <w:lvl w:ilvl="0" w:tplc="A11AD53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20FD5"/>
    <w:multiLevelType w:val="hybridMultilevel"/>
    <w:tmpl w:val="13DC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D3B2C"/>
    <w:multiLevelType w:val="hybridMultilevel"/>
    <w:tmpl w:val="7576C976"/>
    <w:lvl w:ilvl="0" w:tplc="ACF270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9307D3"/>
    <w:multiLevelType w:val="hybridMultilevel"/>
    <w:tmpl w:val="C16C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DD7804"/>
    <w:multiLevelType w:val="hybridMultilevel"/>
    <w:tmpl w:val="00C6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130414"/>
    <w:multiLevelType w:val="hybridMultilevel"/>
    <w:tmpl w:val="621AD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vid Asmari Saadabad">
    <w15:presenceInfo w15:providerId="Windows Live" w15:userId="928ae9c909be3238"/>
  </w15:person>
  <w15:person w15:author="Kangül Mustafa">
    <w15:presenceInfo w15:providerId="AD" w15:userId="S-1-5-21-57989841-436374069-839522115-248683"/>
  </w15:person>
  <w15:person w15:author="Marcos Penedo Garcia">
    <w15:presenceInfo w15:providerId="Windows Live" w15:userId="3f40f4604823ef90"/>
  </w15:person>
  <w15:person w15:author="Matthias Neuenschwander">
    <w15:presenceInfo w15:providerId="Windows Live" w15:userId="a36434633e1125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BA2"/>
    <w:rsid w:val="00001AE9"/>
    <w:rsid w:val="00031D0B"/>
    <w:rsid w:val="00073B57"/>
    <w:rsid w:val="0007583F"/>
    <w:rsid w:val="00083585"/>
    <w:rsid w:val="00087422"/>
    <w:rsid w:val="000E6BA2"/>
    <w:rsid w:val="000E7388"/>
    <w:rsid w:val="00101CD3"/>
    <w:rsid w:val="00170A98"/>
    <w:rsid w:val="00180CB3"/>
    <w:rsid w:val="00184D5E"/>
    <w:rsid w:val="00186312"/>
    <w:rsid w:val="00190506"/>
    <w:rsid w:val="001D3EB8"/>
    <w:rsid w:val="002218E2"/>
    <w:rsid w:val="002347E6"/>
    <w:rsid w:val="00236A88"/>
    <w:rsid w:val="00243CBC"/>
    <w:rsid w:val="0024723A"/>
    <w:rsid w:val="0026180A"/>
    <w:rsid w:val="00276C39"/>
    <w:rsid w:val="00283222"/>
    <w:rsid w:val="00297B6F"/>
    <w:rsid w:val="002B6858"/>
    <w:rsid w:val="002E2DAD"/>
    <w:rsid w:val="002E6EDF"/>
    <w:rsid w:val="003006E8"/>
    <w:rsid w:val="003139F9"/>
    <w:rsid w:val="00324BD3"/>
    <w:rsid w:val="003257BB"/>
    <w:rsid w:val="0033227C"/>
    <w:rsid w:val="0035200B"/>
    <w:rsid w:val="003830CB"/>
    <w:rsid w:val="003858F8"/>
    <w:rsid w:val="00386C4A"/>
    <w:rsid w:val="003914D7"/>
    <w:rsid w:val="003C073C"/>
    <w:rsid w:val="003C76CD"/>
    <w:rsid w:val="003F6B82"/>
    <w:rsid w:val="00434E9A"/>
    <w:rsid w:val="00442BC1"/>
    <w:rsid w:val="00463587"/>
    <w:rsid w:val="00466A39"/>
    <w:rsid w:val="00474288"/>
    <w:rsid w:val="00486738"/>
    <w:rsid w:val="00497B99"/>
    <w:rsid w:val="004D7081"/>
    <w:rsid w:val="004F4EDD"/>
    <w:rsid w:val="00501C54"/>
    <w:rsid w:val="005024A0"/>
    <w:rsid w:val="005206FA"/>
    <w:rsid w:val="005526E2"/>
    <w:rsid w:val="00553C0A"/>
    <w:rsid w:val="00553E10"/>
    <w:rsid w:val="00554F08"/>
    <w:rsid w:val="005574D9"/>
    <w:rsid w:val="005A2A33"/>
    <w:rsid w:val="005A49A1"/>
    <w:rsid w:val="005B0A8D"/>
    <w:rsid w:val="005D44C3"/>
    <w:rsid w:val="005E52E1"/>
    <w:rsid w:val="005F0D2C"/>
    <w:rsid w:val="005F707D"/>
    <w:rsid w:val="0060020C"/>
    <w:rsid w:val="0060485A"/>
    <w:rsid w:val="0061611A"/>
    <w:rsid w:val="00624625"/>
    <w:rsid w:val="00644D13"/>
    <w:rsid w:val="00666714"/>
    <w:rsid w:val="006717FE"/>
    <w:rsid w:val="006835F6"/>
    <w:rsid w:val="00694375"/>
    <w:rsid w:val="0069498F"/>
    <w:rsid w:val="006B29E0"/>
    <w:rsid w:val="006C1B81"/>
    <w:rsid w:val="006D0409"/>
    <w:rsid w:val="006D1DC9"/>
    <w:rsid w:val="006E7EC8"/>
    <w:rsid w:val="006F5C9F"/>
    <w:rsid w:val="006F782D"/>
    <w:rsid w:val="00702CDC"/>
    <w:rsid w:val="0072012A"/>
    <w:rsid w:val="00734468"/>
    <w:rsid w:val="00754736"/>
    <w:rsid w:val="00760B2D"/>
    <w:rsid w:val="0077409E"/>
    <w:rsid w:val="007A554C"/>
    <w:rsid w:val="007B7955"/>
    <w:rsid w:val="007C255B"/>
    <w:rsid w:val="007C2FF9"/>
    <w:rsid w:val="007C4C94"/>
    <w:rsid w:val="007D6370"/>
    <w:rsid w:val="007D7A00"/>
    <w:rsid w:val="007F2469"/>
    <w:rsid w:val="00801CF4"/>
    <w:rsid w:val="00802A06"/>
    <w:rsid w:val="008056DA"/>
    <w:rsid w:val="00810B8F"/>
    <w:rsid w:val="008139DD"/>
    <w:rsid w:val="00821183"/>
    <w:rsid w:val="00835D74"/>
    <w:rsid w:val="00855E2C"/>
    <w:rsid w:val="008631B2"/>
    <w:rsid w:val="00874C96"/>
    <w:rsid w:val="00895ABD"/>
    <w:rsid w:val="008A3512"/>
    <w:rsid w:val="008A7773"/>
    <w:rsid w:val="008B1F73"/>
    <w:rsid w:val="008C0086"/>
    <w:rsid w:val="008F5B9E"/>
    <w:rsid w:val="00905B9F"/>
    <w:rsid w:val="00905EA8"/>
    <w:rsid w:val="009138EB"/>
    <w:rsid w:val="00920C66"/>
    <w:rsid w:val="00922A0E"/>
    <w:rsid w:val="009249F0"/>
    <w:rsid w:val="00952FD7"/>
    <w:rsid w:val="00963468"/>
    <w:rsid w:val="00971192"/>
    <w:rsid w:val="00980502"/>
    <w:rsid w:val="009B1339"/>
    <w:rsid w:val="009B574E"/>
    <w:rsid w:val="009E2868"/>
    <w:rsid w:val="009F2EF9"/>
    <w:rsid w:val="00A0406C"/>
    <w:rsid w:val="00A25C73"/>
    <w:rsid w:val="00A26EF3"/>
    <w:rsid w:val="00A350A3"/>
    <w:rsid w:val="00A370ED"/>
    <w:rsid w:val="00A51A69"/>
    <w:rsid w:val="00A766BA"/>
    <w:rsid w:val="00A86188"/>
    <w:rsid w:val="00A97C15"/>
    <w:rsid w:val="00AB2216"/>
    <w:rsid w:val="00AC3F55"/>
    <w:rsid w:val="00AD5D55"/>
    <w:rsid w:val="00AE0D0D"/>
    <w:rsid w:val="00AE423E"/>
    <w:rsid w:val="00B01CB8"/>
    <w:rsid w:val="00B24BD4"/>
    <w:rsid w:val="00B3611B"/>
    <w:rsid w:val="00B472E7"/>
    <w:rsid w:val="00B62B60"/>
    <w:rsid w:val="00B639E4"/>
    <w:rsid w:val="00B65D52"/>
    <w:rsid w:val="00B71787"/>
    <w:rsid w:val="00B95B81"/>
    <w:rsid w:val="00BA31E0"/>
    <w:rsid w:val="00BD40DB"/>
    <w:rsid w:val="00BE20C9"/>
    <w:rsid w:val="00BF2224"/>
    <w:rsid w:val="00C0592C"/>
    <w:rsid w:val="00C50389"/>
    <w:rsid w:val="00C550C0"/>
    <w:rsid w:val="00C6601A"/>
    <w:rsid w:val="00C749BD"/>
    <w:rsid w:val="00C95CA8"/>
    <w:rsid w:val="00CC228C"/>
    <w:rsid w:val="00CC5B04"/>
    <w:rsid w:val="00CC6197"/>
    <w:rsid w:val="00CE432E"/>
    <w:rsid w:val="00CF6602"/>
    <w:rsid w:val="00D2100E"/>
    <w:rsid w:val="00D25622"/>
    <w:rsid w:val="00D475AA"/>
    <w:rsid w:val="00D5347A"/>
    <w:rsid w:val="00D75F7A"/>
    <w:rsid w:val="00D80E5E"/>
    <w:rsid w:val="00DB2BC0"/>
    <w:rsid w:val="00DE00DA"/>
    <w:rsid w:val="00E22735"/>
    <w:rsid w:val="00E248F8"/>
    <w:rsid w:val="00E35295"/>
    <w:rsid w:val="00E556C3"/>
    <w:rsid w:val="00E814BF"/>
    <w:rsid w:val="00E91C37"/>
    <w:rsid w:val="00E96CFE"/>
    <w:rsid w:val="00E97FBD"/>
    <w:rsid w:val="00EB49E6"/>
    <w:rsid w:val="00EB6C0F"/>
    <w:rsid w:val="00EC1FCB"/>
    <w:rsid w:val="00EE62FE"/>
    <w:rsid w:val="00EF7BB1"/>
    <w:rsid w:val="00F0623C"/>
    <w:rsid w:val="00F1100F"/>
    <w:rsid w:val="00F113CC"/>
    <w:rsid w:val="00F13BF6"/>
    <w:rsid w:val="00F22EBB"/>
    <w:rsid w:val="00F3077E"/>
    <w:rsid w:val="00F54CD0"/>
    <w:rsid w:val="00F60941"/>
    <w:rsid w:val="00F62BF1"/>
    <w:rsid w:val="00F65C9B"/>
    <w:rsid w:val="00FA02F3"/>
    <w:rsid w:val="00FA7E89"/>
    <w:rsid w:val="00FB16C6"/>
    <w:rsid w:val="00FC6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3CD9"/>
  <w15:chartTrackingRefBased/>
  <w15:docId w15:val="{D0A3F66A-9350-4925-A280-7BB5DCFE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4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F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0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409"/>
  </w:style>
  <w:style w:type="paragraph" w:styleId="Footer">
    <w:name w:val="footer"/>
    <w:basedOn w:val="Normal"/>
    <w:link w:val="FooterChar"/>
    <w:uiPriority w:val="99"/>
    <w:unhideWhenUsed/>
    <w:rsid w:val="006D0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409"/>
  </w:style>
  <w:style w:type="character" w:customStyle="1" w:styleId="Heading1Char">
    <w:name w:val="Heading 1 Char"/>
    <w:basedOn w:val="DefaultParagraphFont"/>
    <w:link w:val="Heading1"/>
    <w:uiPriority w:val="9"/>
    <w:rsid w:val="006D040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02A06"/>
    <w:pPr>
      <w:ind w:left="720"/>
      <w:contextualSpacing/>
    </w:pPr>
  </w:style>
  <w:style w:type="character" w:styleId="CommentReference">
    <w:name w:val="annotation reference"/>
    <w:basedOn w:val="DefaultParagraphFont"/>
    <w:uiPriority w:val="99"/>
    <w:semiHidden/>
    <w:unhideWhenUsed/>
    <w:rsid w:val="001D3EB8"/>
    <w:rPr>
      <w:sz w:val="16"/>
      <w:szCs w:val="16"/>
    </w:rPr>
  </w:style>
  <w:style w:type="paragraph" w:styleId="CommentText">
    <w:name w:val="annotation text"/>
    <w:basedOn w:val="Normal"/>
    <w:link w:val="CommentTextChar"/>
    <w:uiPriority w:val="99"/>
    <w:semiHidden/>
    <w:unhideWhenUsed/>
    <w:rsid w:val="001D3EB8"/>
    <w:pPr>
      <w:spacing w:line="240" w:lineRule="auto"/>
    </w:pPr>
    <w:rPr>
      <w:sz w:val="20"/>
      <w:szCs w:val="20"/>
    </w:rPr>
  </w:style>
  <w:style w:type="character" w:customStyle="1" w:styleId="CommentTextChar">
    <w:name w:val="Comment Text Char"/>
    <w:basedOn w:val="DefaultParagraphFont"/>
    <w:link w:val="CommentText"/>
    <w:uiPriority w:val="99"/>
    <w:semiHidden/>
    <w:rsid w:val="001D3EB8"/>
    <w:rPr>
      <w:sz w:val="20"/>
      <w:szCs w:val="20"/>
    </w:rPr>
  </w:style>
  <w:style w:type="paragraph" w:styleId="CommentSubject">
    <w:name w:val="annotation subject"/>
    <w:basedOn w:val="CommentText"/>
    <w:next w:val="CommentText"/>
    <w:link w:val="CommentSubjectChar"/>
    <w:uiPriority w:val="99"/>
    <w:semiHidden/>
    <w:unhideWhenUsed/>
    <w:rsid w:val="001D3EB8"/>
    <w:rPr>
      <w:b/>
      <w:bCs/>
    </w:rPr>
  </w:style>
  <w:style w:type="character" w:customStyle="1" w:styleId="CommentSubjectChar">
    <w:name w:val="Comment Subject Char"/>
    <w:basedOn w:val="CommentTextChar"/>
    <w:link w:val="CommentSubject"/>
    <w:uiPriority w:val="99"/>
    <w:semiHidden/>
    <w:rsid w:val="001D3EB8"/>
    <w:rPr>
      <w:b/>
      <w:bCs/>
      <w:sz w:val="20"/>
      <w:szCs w:val="20"/>
    </w:rPr>
  </w:style>
  <w:style w:type="paragraph" w:styleId="BalloonText">
    <w:name w:val="Balloon Text"/>
    <w:basedOn w:val="Normal"/>
    <w:link w:val="BalloonTextChar"/>
    <w:uiPriority w:val="99"/>
    <w:semiHidden/>
    <w:unhideWhenUsed/>
    <w:rsid w:val="001D3E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3EB8"/>
    <w:rPr>
      <w:rFonts w:ascii="Segoe UI" w:hAnsi="Segoe UI" w:cs="Segoe UI"/>
      <w:sz w:val="18"/>
      <w:szCs w:val="18"/>
    </w:rPr>
  </w:style>
  <w:style w:type="character" w:styleId="Emphasis">
    <w:name w:val="Emphasis"/>
    <w:basedOn w:val="DefaultParagraphFont"/>
    <w:uiPriority w:val="20"/>
    <w:qFormat/>
    <w:rsid w:val="00D75F7A"/>
    <w:rPr>
      <w:i/>
      <w:iCs/>
    </w:rPr>
  </w:style>
  <w:style w:type="character" w:customStyle="1" w:styleId="Heading3Char">
    <w:name w:val="Heading 3 Char"/>
    <w:basedOn w:val="DefaultParagraphFont"/>
    <w:link w:val="Heading3"/>
    <w:uiPriority w:val="9"/>
    <w:semiHidden/>
    <w:rsid w:val="00D75F7A"/>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087422"/>
    <w:pPr>
      <w:spacing w:after="0" w:line="240" w:lineRule="auto"/>
    </w:pPr>
  </w:style>
  <w:style w:type="paragraph" w:styleId="Caption">
    <w:name w:val="caption"/>
    <w:basedOn w:val="Normal"/>
    <w:next w:val="Normal"/>
    <w:uiPriority w:val="35"/>
    <w:unhideWhenUsed/>
    <w:qFormat/>
    <w:rsid w:val="00434E9A"/>
    <w:pPr>
      <w:spacing w:after="200" w:line="240" w:lineRule="auto"/>
    </w:pPr>
    <w:rPr>
      <w:i/>
      <w:iCs/>
      <w:color w:val="44546A" w:themeColor="text2"/>
      <w:sz w:val="18"/>
      <w:szCs w:val="18"/>
    </w:rPr>
  </w:style>
  <w:style w:type="table" w:styleId="TableGrid">
    <w:name w:val="Table Grid"/>
    <w:basedOn w:val="TableNormal"/>
    <w:uiPriority w:val="39"/>
    <w:rsid w:val="003F6B8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E52E1"/>
    <w:pPr>
      <w:outlineLvl w:val="9"/>
    </w:pPr>
  </w:style>
  <w:style w:type="paragraph" w:styleId="TOC1">
    <w:name w:val="toc 1"/>
    <w:basedOn w:val="Normal"/>
    <w:next w:val="Normal"/>
    <w:autoRedefine/>
    <w:uiPriority w:val="39"/>
    <w:unhideWhenUsed/>
    <w:rsid w:val="00734468"/>
    <w:pPr>
      <w:tabs>
        <w:tab w:val="right" w:leader="dot" w:pos="9350"/>
      </w:tabs>
      <w:spacing w:after="100"/>
      <w:pPrChange w:id="0" w:author="Navid Asmari Saadabad" w:date="2022-01-14T17:29:00Z">
        <w:pPr>
          <w:spacing w:after="100" w:line="259" w:lineRule="auto"/>
        </w:pPr>
      </w:pPrChange>
    </w:pPr>
    <w:rPr>
      <w:rPrChange w:id="0" w:author="Navid Asmari Saadabad" w:date="2022-01-14T17:29:00Z">
        <w:rPr>
          <w:rFonts w:asciiTheme="minorHAnsi" w:eastAsiaTheme="minorHAnsi" w:hAnsiTheme="minorHAnsi" w:cstheme="minorBidi"/>
          <w:sz w:val="22"/>
          <w:szCs w:val="22"/>
          <w:lang w:val="en-US" w:eastAsia="en-US" w:bidi="ar-SA"/>
        </w:rPr>
      </w:rPrChange>
    </w:rPr>
  </w:style>
  <w:style w:type="character" w:styleId="Hyperlink">
    <w:name w:val="Hyperlink"/>
    <w:basedOn w:val="DefaultParagraphFont"/>
    <w:uiPriority w:val="99"/>
    <w:unhideWhenUsed/>
    <w:rsid w:val="005E52E1"/>
    <w:rPr>
      <w:color w:val="0563C1" w:themeColor="hyperlink"/>
      <w:u w:val="single"/>
    </w:rPr>
  </w:style>
  <w:style w:type="paragraph" w:styleId="Revision">
    <w:name w:val="Revision"/>
    <w:hidden/>
    <w:uiPriority w:val="99"/>
    <w:semiHidden/>
    <w:rsid w:val="00A97C15"/>
    <w:pPr>
      <w:spacing w:after="0" w:line="240" w:lineRule="auto"/>
    </w:pPr>
  </w:style>
  <w:style w:type="character" w:styleId="PlaceholderText">
    <w:name w:val="Placeholder Text"/>
    <w:basedOn w:val="DefaultParagraphFont"/>
    <w:uiPriority w:val="99"/>
    <w:semiHidden/>
    <w:rsid w:val="001905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29308">
      <w:bodyDiv w:val="1"/>
      <w:marLeft w:val="0"/>
      <w:marRight w:val="0"/>
      <w:marTop w:val="0"/>
      <w:marBottom w:val="0"/>
      <w:divBdr>
        <w:top w:val="none" w:sz="0" w:space="0" w:color="auto"/>
        <w:left w:val="none" w:sz="0" w:space="0" w:color="auto"/>
        <w:bottom w:val="none" w:sz="0" w:space="0" w:color="auto"/>
        <w:right w:val="none" w:sz="0" w:space="0" w:color="auto"/>
      </w:divBdr>
    </w:div>
    <w:div w:id="396167082">
      <w:bodyDiv w:val="1"/>
      <w:marLeft w:val="0"/>
      <w:marRight w:val="0"/>
      <w:marTop w:val="0"/>
      <w:marBottom w:val="0"/>
      <w:divBdr>
        <w:top w:val="none" w:sz="0" w:space="0" w:color="auto"/>
        <w:left w:val="none" w:sz="0" w:space="0" w:color="auto"/>
        <w:bottom w:val="none" w:sz="0" w:space="0" w:color="auto"/>
        <w:right w:val="none" w:sz="0" w:space="0" w:color="auto"/>
      </w:divBdr>
    </w:div>
    <w:div w:id="446046980">
      <w:bodyDiv w:val="1"/>
      <w:marLeft w:val="0"/>
      <w:marRight w:val="0"/>
      <w:marTop w:val="0"/>
      <w:marBottom w:val="0"/>
      <w:divBdr>
        <w:top w:val="none" w:sz="0" w:space="0" w:color="auto"/>
        <w:left w:val="none" w:sz="0" w:space="0" w:color="auto"/>
        <w:bottom w:val="none" w:sz="0" w:space="0" w:color="auto"/>
        <w:right w:val="none" w:sz="0" w:space="0" w:color="auto"/>
      </w:divBdr>
    </w:div>
    <w:div w:id="617103875">
      <w:bodyDiv w:val="1"/>
      <w:marLeft w:val="0"/>
      <w:marRight w:val="0"/>
      <w:marTop w:val="0"/>
      <w:marBottom w:val="0"/>
      <w:divBdr>
        <w:top w:val="none" w:sz="0" w:space="0" w:color="auto"/>
        <w:left w:val="none" w:sz="0" w:space="0" w:color="auto"/>
        <w:bottom w:val="none" w:sz="0" w:space="0" w:color="auto"/>
        <w:right w:val="none" w:sz="0" w:space="0" w:color="auto"/>
      </w:divBdr>
      <w:divsChild>
        <w:div w:id="2131508609">
          <w:marLeft w:val="0"/>
          <w:marRight w:val="0"/>
          <w:marTop w:val="0"/>
          <w:marBottom w:val="0"/>
          <w:divBdr>
            <w:top w:val="none" w:sz="0" w:space="0" w:color="auto"/>
            <w:left w:val="none" w:sz="0" w:space="0" w:color="auto"/>
            <w:bottom w:val="none" w:sz="0" w:space="0" w:color="auto"/>
            <w:right w:val="none" w:sz="0" w:space="0" w:color="auto"/>
          </w:divBdr>
          <w:divsChild>
            <w:div w:id="19567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89264">
      <w:bodyDiv w:val="1"/>
      <w:marLeft w:val="0"/>
      <w:marRight w:val="0"/>
      <w:marTop w:val="0"/>
      <w:marBottom w:val="0"/>
      <w:divBdr>
        <w:top w:val="none" w:sz="0" w:space="0" w:color="auto"/>
        <w:left w:val="none" w:sz="0" w:space="0" w:color="auto"/>
        <w:bottom w:val="none" w:sz="0" w:space="0" w:color="auto"/>
        <w:right w:val="none" w:sz="0" w:space="0" w:color="auto"/>
      </w:divBdr>
    </w:div>
    <w:div w:id="938022771">
      <w:bodyDiv w:val="1"/>
      <w:marLeft w:val="0"/>
      <w:marRight w:val="0"/>
      <w:marTop w:val="0"/>
      <w:marBottom w:val="0"/>
      <w:divBdr>
        <w:top w:val="none" w:sz="0" w:space="0" w:color="auto"/>
        <w:left w:val="none" w:sz="0" w:space="0" w:color="auto"/>
        <w:bottom w:val="none" w:sz="0" w:space="0" w:color="auto"/>
        <w:right w:val="none" w:sz="0" w:space="0" w:color="auto"/>
      </w:divBdr>
    </w:div>
    <w:div w:id="1113403462">
      <w:bodyDiv w:val="1"/>
      <w:marLeft w:val="0"/>
      <w:marRight w:val="0"/>
      <w:marTop w:val="0"/>
      <w:marBottom w:val="0"/>
      <w:divBdr>
        <w:top w:val="none" w:sz="0" w:space="0" w:color="auto"/>
        <w:left w:val="none" w:sz="0" w:space="0" w:color="auto"/>
        <w:bottom w:val="none" w:sz="0" w:space="0" w:color="auto"/>
        <w:right w:val="none" w:sz="0" w:space="0" w:color="auto"/>
      </w:divBdr>
    </w:div>
    <w:div w:id="1729377431">
      <w:bodyDiv w:val="1"/>
      <w:marLeft w:val="0"/>
      <w:marRight w:val="0"/>
      <w:marTop w:val="0"/>
      <w:marBottom w:val="0"/>
      <w:divBdr>
        <w:top w:val="none" w:sz="0" w:space="0" w:color="auto"/>
        <w:left w:val="none" w:sz="0" w:space="0" w:color="auto"/>
        <w:bottom w:val="none" w:sz="0" w:space="0" w:color="auto"/>
        <w:right w:val="none" w:sz="0" w:space="0" w:color="auto"/>
      </w:divBdr>
    </w:div>
    <w:div w:id="190174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emf"/><Relationship Id="rId47" Type="http://schemas.openxmlformats.org/officeDocument/2006/relationships/image" Target="media/image37.emf"/><Relationship Id="rId50" Type="http://schemas.openxmlformats.org/officeDocument/2006/relationships/image" Target="media/image40.png"/><Relationship Id="rId55" Type="http://schemas.openxmlformats.org/officeDocument/2006/relationships/image" Target="media/image4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9.emf"/><Relationship Id="rId11" Type="http://schemas.openxmlformats.org/officeDocument/2006/relationships/image" Target="media/image4.emf"/><Relationship Id="rId24" Type="http://schemas.microsoft.com/office/2011/relationships/commentsExtended" Target="commentsExtended.xml"/><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emf"/><Relationship Id="rId56" Type="http://schemas.openxmlformats.org/officeDocument/2006/relationships/image" Target="media/image46.emf"/><Relationship Id="rId8" Type="http://schemas.openxmlformats.org/officeDocument/2006/relationships/image" Target="media/image1.emf"/><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microsoft.com/office/2016/09/relationships/commentsIds" Target="commentsIds.xml"/><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fontTable" Target="fontTable.xml"/><Relationship Id="rId20" Type="http://schemas.openxmlformats.org/officeDocument/2006/relationships/image" Target="media/image13.emf"/><Relationship Id="rId41" Type="http://schemas.openxmlformats.org/officeDocument/2006/relationships/image" Target="media/image31.emf"/><Relationship Id="rId54" Type="http://schemas.openxmlformats.org/officeDocument/2006/relationships/image" Target="media/image44.png"/><Relationship Id="rId62"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omments" Target="comments.xm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image" Target="media/image3.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tiff"/><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69BA2-99EA-45EF-B27D-444392778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5248</Words>
  <Characters>29918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Kangül Mustafa</dc:creator>
  <cp:keywords/>
  <dc:description/>
  <cp:lastModifiedBy>Kangül Mustafa</cp:lastModifiedBy>
  <cp:revision>2</cp:revision>
  <dcterms:created xsi:type="dcterms:W3CDTF">2022-02-22T10:23:00Z</dcterms:created>
  <dcterms:modified xsi:type="dcterms:W3CDTF">2022-02-22T10:23:00Z</dcterms:modified>
</cp:coreProperties>
</file>